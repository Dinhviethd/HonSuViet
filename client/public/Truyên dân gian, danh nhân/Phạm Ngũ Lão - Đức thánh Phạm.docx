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786E7" w14:textId="77777777" w:rsidR="00E004C7" w:rsidRPr="00E004C7" w:rsidRDefault="00E004C7" w:rsidP="00AF1D4B">
      <w:pPr>
        <w:ind w:firstLine="720"/>
      </w:pPr>
      <w:r w:rsidRPr="00E004C7">
        <w:t xml:space="preserve">Phạm </w:t>
      </w:r>
      <w:proofErr w:type="spellStart"/>
      <w:r w:rsidRPr="00E004C7">
        <w:t>Ngũ</w:t>
      </w:r>
      <w:proofErr w:type="spellEnd"/>
      <w:r w:rsidRPr="00E004C7">
        <w:t xml:space="preserve"> </w:t>
      </w:r>
      <w:proofErr w:type="spellStart"/>
      <w:r w:rsidRPr="00E004C7">
        <w:t>Lão</w:t>
      </w:r>
      <w:proofErr w:type="spellEnd"/>
      <w:r w:rsidRPr="00E004C7">
        <w:t xml:space="preserve"> (1255–1320) </w:t>
      </w:r>
      <w:proofErr w:type="spellStart"/>
      <w:r w:rsidRPr="00E004C7">
        <w:t>là</w:t>
      </w:r>
      <w:proofErr w:type="spellEnd"/>
      <w:r w:rsidRPr="00E004C7">
        <w:t xml:space="preserve"> </w:t>
      </w:r>
      <w:proofErr w:type="spellStart"/>
      <w:r w:rsidRPr="00E004C7">
        <w:t>danh</w:t>
      </w:r>
      <w:proofErr w:type="spellEnd"/>
      <w:r w:rsidRPr="00E004C7">
        <w:t xml:space="preserve"> </w:t>
      </w:r>
      <w:proofErr w:type="spellStart"/>
      <w:r w:rsidRPr="00E004C7">
        <w:t>tướng</w:t>
      </w:r>
      <w:proofErr w:type="spellEnd"/>
      <w:r w:rsidRPr="00E004C7">
        <w:t xml:space="preserve"> </w:t>
      </w:r>
      <w:proofErr w:type="spellStart"/>
      <w:r w:rsidRPr="00E004C7">
        <w:t>nhà</w:t>
      </w:r>
      <w:proofErr w:type="spellEnd"/>
      <w:r w:rsidRPr="00E004C7">
        <w:t xml:space="preserve"> Trần </w:t>
      </w:r>
      <w:proofErr w:type="spellStart"/>
      <w:r w:rsidRPr="00E004C7">
        <w:t>trong</w:t>
      </w:r>
      <w:proofErr w:type="spellEnd"/>
      <w:r w:rsidRPr="00E004C7">
        <w:t xml:space="preserve"> </w:t>
      </w:r>
      <w:proofErr w:type="spellStart"/>
      <w:r w:rsidRPr="00E004C7">
        <w:t>lịch</w:t>
      </w:r>
      <w:proofErr w:type="spellEnd"/>
      <w:r w:rsidRPr="00E004C7">
        <w:t xml:space="preserve"> </w:t>
      </w:r>
      <w:proofErr w:type="spellStart"/>
      <w:r w:rsidRPr="00E004C7">
        <w:t>sử</w:t>
      </w:r>
      <w:proofErr w:type="spellEnd"/>
      <w:r w:rsidRPr="00E004C7">
        <w:t xml:space="preserve"> Việt Nam. </w:t>
      </w:r>
      <w:proofErr w:type="spellStart"/>
      <w:r w:rsidRPr="00E004C7">
        <w:t>Còn</w:t>
      </w:r>
      <w:proofErr w:type="spellEnd"/>
      <w:r w:rsidRPr="00E004C7">
        <w:t xml:space="preserve"> </w:t>
      </w:r>
      <w:proofErr w:type="spellStart"/>
      <w:r w:rsidRPr="00E004C7">
        <w:t>gọi</w:t>
      </w:r>
      <w:proofErr w:type="spellEnd"/>
      <w:r w:rsidRPr="00E004C7">
        <w:t xml:space="preserve"> </w:t>
      </w:r>
      <w:proofErr w:type="spellStart"/>
      <w:r w:rsidRPr="00E004C7">
        <w:t>là</w:t>
      </w:r>
      <w:proofErr w:type="spellEnd"/>
      <w:r w:rsidRPr="00E004C7">
        <w:t xml:space="preserve"> Đức Thánh Phạm, </w:t>
      </w:r>
      <w:proofErr w:type="spellStart"/>
      <w:r w:rsidRPr="00E004C7">
        <w:t>Phù</w:t>
      </w:r>
      <w:proofErr w:type="spellEnd"/>
      <w:r w:rsidRPr="00E004C7">
        <w:t xml:space="preserve"> </w:t>
      </w:r>
      <w:proofErr w:type="spellStart"/>
      <w:r w:rsidRPr="00E004C7">
        <w:t>Ủng</w:t>
      </w:r>
      <w:proofErr w:type="spellEnd"/>
      <w:r w:rsidRPr="00E004C7">
        <w:t xml:space="preserve"> </w:t>
      </w:r>
      <w:proofErr w:type="spellStart"/>
      <w:r w:rsidRPr="00E004C7">
        <w:t>Đại</w:t>
      </w:r>
      <w:proofErr w:type="spellEnd"/>
      <w:r w:rsidRPr="00E004C7">
        <w:t xml:space="preserve"> Vương, </w:t>
      </w:r>
      <w:proofErr w:type="spellStart"/>
      <w:r w:rsidRPr="00E004C7">
        <w:t>là</w:t>
      </w:r>
      <w:proofErr w:type="spellEnd"/>
      <w:r w:rsidRPr="00E004C7">
        <w:t xml:space="preserve"> </w:t>
      </w:r>
      <w:proofErr w:type="spellStart"/>
      <w:r w:rsidRPr="00E004C7">
        <w:t>vị</w:t>
      </w:r>
      <w:proofErr w:type="spellEnd"/>
      <w:r w:rsidRPr="00E004C7">
        <w:t xml:space="preserve"> Thánh </w:t>
      </w:r>
      <w:proofErr w:type="spellStart"/>
      <w:r w:rsidRPr="00E004C7">
        <w:t>rất</w:t>
      </w:r>
      <w:proofErr w:type="spellEnd"/>
      <w:r w:rsidRPr="00E004C7">
        <w:t xml:space="preserve"> </w:t>
      </w:r>
      <w:proofErr w:type="spellStart"/>
      <w:r w:rsidRPr="00E004C7">
        <w:t>được</w:t>
      </w:r>
      <w:proofErr w:type="spellEnd"/>
      <w:r w:rsidRPr="00E004C7">
        <w:t xml:space="preserve"> </w:t>
      </w:r>
      <w:proofErr w:type="spellStart"/>
      <w:r w:rsidRPr="00E004C7">
        <w:t>tôn</w:t>
      </w:r>
      <w:proofErr w:type="spellEnd"/>
      <w:r w:rsidRPr="00E004C7">
        <w:t xml:space="preserve"> </w:t>
      </w:r>
      <w:proofErr w:type="spellStart"/>
      <w:r w:rsidRPr="00E004C7">
        <w:t>thờ</w:t>
      </w:r>
      <w:proofErr w:type="spellEnd"/>
      <w:r w:rsidRPr="00E004C7">
        <w:t xml:space="preserve"> </w:t>
      </w:r>
      <w:proofErr w:type="spellStart"/>
      <w:r w:rsidRPr="00E004C7">
        <w:t>trong</w:t>
      </w:r>
      <w:proofErr w:type="spellEnd"/>
      <w:r w:rsidRPr="00E004C7">
        <w:t xml:space="preserve"> </w:t>
      </w:r>
      <w:proofErr w:type="spellStart"/>
      <w:r w:rsidRPr="00E004C7">
        <w:t>tín</w:t>
      </w:r>
      <w:proofErr w:type="spellEnd"/>
      <w:r w:rsidRPr="00E004C7">
        <w:t xml:space="preserve"> </w:t>
      </w:r>
      <w:proofErr w:type="spellStart"/>
      <w:r w:rsidRPr="00E004C7">
        <w:t>ngưỡng</w:t>
      </w:r>
      <w:proofErr w:type="spellEnd"/>
      <w:r w:rsidRPr="00E004C7">
        <w:t xml:space="preserve"> Đức Thánh Trần. Ông </w:t>
      </w:r>
      <w:proofErr w:type="spellStart"/>
      <w:r w:rsidRPr="00E004C7">
        <w:t>quê</w:t>
      </w:r>
      <w:proofErr w:type="spellEnd"/>
      <w:r w:rsidRPr="00E004C7">
        <w:t xml:space="preserve"> </w:t>
      </w:r>
      <w:proofErr w:type="spellStart"/>
      <w:r w:rsidRPr="00E004C7">
        <w:t>làng</w:t>
      </w:r>
      <w:proofErr w:type="spellEnd"/>
      <w:r w:rsidRPr="00E004C7">
        <w:t xml:space="preserve"> </w:t>
      </w:r>
      <w:proofErr w:type="spellStart"/>
      <w:r w:rsidRPr="00E004C7">
        <w:t>Phù</w:t>
      </w:r>
      <w:proofErr w:type="spellEnd"/>
      <w:r w:rsidRPr="00E004C7">
        <w:t xml:space="preserve"> </w:t>
      </w:r>
      <w:proofErr w:type="spellStart"/>
      <w:r w:rsidRPr="00E004C7">
        <w:t>Ủng</w:t>
      </w:r>
      <w:proofErr w:type="spellEnd"/>
      <w:r w:rsidRPr="00E004C7">
        <w:t xml:space="preserve"> (</w:t>
      </w:r>
      <w:proofErr w:type="spellStart"/>
      <w:r w:rsidRPr="00E004C7">
        <w:t>Hưng</w:t>
      </w:r>
      <w:proofErr w:type="spellEnd"/>
      <w:r w:rsidRPr="00E004C7">
        <w:t xml:space="preserve"> Yên), </w:t>
      </w:r>
      <w:proofErr w:type="spellStart"/>
      <w:r w:rsidRPr="00E004C7">
        <w:t>ông</w:t>
      </w:r>
      <w:proofErr w:type="spellEnd"/>
      <w:r w:rsidRPr="00E004C7">
        <w:t xml:space="preserve"> </w:t>
      </w:r>
      <w:proofErr w:type="spellStart"/>
      <w:r w:rsidRPr="00E004C7">
        <w:t>là</w:t>
      </w:r>
      <w:proofErr w:type="spellEnd"/>
      <w:r w:rsidRPr="00E004C7">
        <w:t xml:space="preserve"> </w:t>
      </w:r>
      <w:proofErr w:type="spellStart"/>
      <w:r w:rsidRPr="00E004C7">
        <w:t>cháu</w:t>
      </w:r>
      <w:proofErr w:type="spellEnd"/>
      <w:r w:rsidRPr="00E004C7">
        <w:t xml:space="preserve"> 8 </w:t>
      </w:r>
      <w:proofErr w:type="spellStart"/>
      <w:r w:rsidRPr="00E004C7">
        <w:t>đời</w:t>
      </w:r>
      <w:proofErr w:type="spellEnd"/>
      <w:r w:rsidRPr="00E004C7">
        <w:t xml:space="preserve"> </w:t>
      </w:r>
      <w:proofErr w:type="spellStart"/>
      <w:r w:rsidRPr="00E004C7">
        <w:t>của</w:t>
      </w:r>
      <w:proofErr w:type="spellEnd"/>
      <w:r w:rsidRPr="00E004C7">
        <w:t xml:space="preserve"> </w:t>
      </w:r>
      <w:proofErr w:type="spellStart"/>
      <w:r w:rsidRPr="00E004C7">
        <w:t>tướng</w:t>
      </w:r>
      <w:proofErr w:type="spellEnd"/>
      <w:r w:rsidRPr="00E004C7">
        <w:t xml:space="preserve"> Phạm </w:t>
      </w:r>
      <w:proofErr w:type="spellStart"/>
      <w:r w:rsidRPr="00E004C7">
        <w:t>Hạp</w:t>
      </w:r>
      <w:proofErr w:type="spellEnd"/>
      <w:r w:rsidRPr="00E004C7">
        <w:t xml:space="preserve"> </w:t>
      </w:r>
      <w:proofErr w:type="spellStart"/>
      <w:r w:rsidRPr="00E004C7">
        <w:t>thời</w:t>
      </w:r>
      <w:proofErr w:type="spellEnd"/>
      <w:r w:rsidRPr="00E004C7">
        <w:t xml:space="preserve"> </w:t>
      </w:r>
      <w:proofErr w:type="spellStart"/>
      <w:r w:rsidRPr="00E004C7">
        <w:t>nhà</w:t>
      </w:r>
      <w:proofErr w:type="spellEnd"/>
      <w:r w:rsidRPr="00E004C7">
        <w:t xml:space="preserve"> Đinh, </w:t>
      </w:r>
      <w:proofErr w:type="spellStart"/>
      <w:r w:rsidRPr="00E004C7">
        <w:t>là</w:t>
      </w:r>
      <w:proofErr w:type="spellEnd"/>
      <w:r w:rsidRPr="00E004C7">
        <w:t xml:space="preserve"> con </w:t>
      </w:r>
      <w:proofErr w:type="spellStart"/>
      <w:r w:rsidRPr="00E004C7">
        <w:t>rể</w:t>
      </w:r>
      <w:proofErr w:type="spellEnd"/>
      <w:r w:rsidRPr="00E004C7">
        <w:t xml:space="preserve"> </w:t>
      </w:r>
      <w:proofErr w:type="spellStart"/>
      <w:r w:rsidRPr="00E004C7">
        <w:t>của</w:t>
      </w:r>
      <w:proofErr w:type="spellEnd"/>
      <w:r w:rsidRPr="00E004C7">
        <w:t xml:space="preserve"> </w:t>
      </w:r>
      <w:proofErr w:type="spellStart"/>
      <w:r w:rsidRPr="00E004C7">
        <w:t>Hưng</w:t>
      </w:r>
      <w:proofErr w:type="spellEnd"/>
      <w:r w:rsidRPr="00E004C7">
        <w:t xml:space="preserve"> </w:t>
      </w:r>
      <w:proofErr w:type="spellStart"/>
      <w:r w:rsidRPr="00E004C7">
        <w:t>Đạo</w:t>
      </w:r>
      <w:proofErr w:type="spellEnd"/>
      <w:r w:rsidRPr="00E004C7">
        <w:t xml:space="preserve"> Vương, </w:t>
      </w:r>
      <w:proofErr w:type="spellStart"/>
      <w:r w:rsidRPr="00E004C7">
        <w:t>chồng</w:t>
      </w:r>
      <w:proofErr w:type="spellEnd"/>
      <w:r w:rsidRPr="00E004C7">
        <w:t xml:space="preserve"> </w:t>
      </w:r>
      <w:proofErr w:type="spellStart"/>
      <w:r w:rsidRPr="00E004C7">
        <w:t>của</w:t>
      </w:r>
      <w:proofErr w:type="spellEnd"/>
      <w:r w:rsidRPr="00E004C7">
        <w:t xml:space="preserve"> Vương </w:t>
      </w:r>
      <w:proofErr w:type="spellStart"/>
      <w:r w:rsidRPr="00E004C7">
        <w:t>Cô</w:t>
      </w:r>
      <w:proofErr w:type="spellEnd"/>
      <w:r w:rsidRPr="00E004C7">
        <w:t xml:space="preserve"> </w:t>
      </w:r>
      <w:proofErr w:type="spellStart"/>
      <w:r w:rsidRPr="00E004C7">
        <w:t>Đệ</w:t>
      </w:r>
      <w:proofErr w:type="spellEnd"/>
      <w:r w:rsidRPr="00E004C7">
        <w:t xml:space="preserve"> Nhị </w:t>
      </w:r>
      <w:proofErr w:type="spellStart"/>
      <w:r w:rsidRPr="00E004C7">
        <w:t>Đại</w:t>
      </w:r>
      <w:proofErr w:type="spellEnd"/>
      <w:r w:rsidRPr="00E004C7">
        <w:t xml:space="preserve"> Hoàng Công Chúa Trần Thị Tĩnh. Ông </w:t>
      </w:r>
      <w:proofErr w:type="spellStart"/>
      <w:r w:rsidRPr="00E004C7">
        <w:t>là</w:t>
      </w:r>
      <w:proofErr w:type="spellEnd"/>
      <w:r w:rsidRPr="00E004C7">
        <w:t xml:space="preserve"> </w:t>
      </w:r>
      <w:proofErr w:type="spellStart"/>
      <w:r w:rsidRPr="00E004C7">
        <w:t>người</w:t>
      </w:r>
      <w:proofErr w:type="spellEnd"/>
      <w:r w:rsidRPr="00E004C7">
        <w:t xml:space="preserve"> </w:t>
      </w:r>
      <w:proofErr w:type="spellStart"/>
      <w:r w:rsidRPr="00E004C7">
        <w:t>góp</w:t>
      </w:r>
      <w:proofErr w:type="spellEnd"/>
      <w:r w:rsidRPr="00E004C7">
        <w:t xml:space="preserve"> </w:t>
      </w:r>
      <w:proofErr w:type="spellStart"/>
      <w:r w:rsidRPr="00E004C7">
        <w:t>công</w:t>
      </w:r>
      <w:proofErr w:type="spellEnd"/>
      <w:r w:rsidRPr="00E004C7">
        <w:t xml:space="preserve"> </w:t>
      </w:r>
      <w:proofErr w:type="spellStart"/>
      <w:r w:rsidRPr="00E004C7">
        <w:t>rất</w:t>
      </w:r>
      <w:proofErr w:type="spellEnd"/>
      <w:r w:rsidRPr="00E004C7">
        <w:t xml:space="preserve"> </w:t>
      </w:r>
      <w:proofErr w:type="spellStart"/>
      <w:r w:rsidRPr="00E004C7">
        <w:t>lớn</w:t>
      </w:r>
      <w:proofErr w:type="spellEnd"/>
      <w:r w:rsidRPr="00E004C7">
        <w:t xml:space="preserve"> </w:t>
      </w:r>
      <w:proofErr w:type="spellStart"/>
      <w:r w:rsidRPr="00E004C7">
        <w:t>trong</w:t>
      </w:r>
      <w:proofErr w:type="spellEnd"/>
      <w:r w:rsidRPr="00E004C7">
        <w:t xml:space="preserve"> </w:t>
      </w:r>
      <w:proofErr w:type="spellStart"/>
      <w:r w:rsidRPr="00E004C7">
        <w:t>cả</w:t>
      </w:r>
      <w:proofErr w:type="spellEnd"/>
      <w:r w:rsidRPr="00E004C7">
        <w:t xml:space="preserve"> </w:t>
      </w:r>
      <w:proofErr w:type="spellStart"/>
      <w:r w:rsidRPr="00E004C7">
        <w:t>hai</w:t>
      </w:r>
      <w:proofErr w:type="spellEnd"/>
      <w:r w:rsidRPr="00E004C7">
        <w:t xml:space="preserve"> </w:t>
      </w:r>
      <w:proofErr w:type="spellStart"/>
      <w:r w:rsidRPr="00E004C7">
        <w:t>cuộc</w:t>
      </w:r>
      <w:proofErr w:type="spellEnd"/>
      <w:r w:rsidRPr="00E004C7">
        <w:t xml:space="preserve"> </w:t>
      </w:r>
      <w:proofErr w:type="spellStart"/>
      <w:r w:rsidRPr="00E004C7">
        <w:t>kháng</w:t>
      </w:r>
      <w:proofErr w:type="spellEnd"/>
      <w:r w:rsidRPr="00E004C7">
        <w:t xml:space="preserve"> </w:t>
      </w:r>
      <w:proofErr w:type="spellStart"/>
      <w:r w:rsidRPr="00E004C7">
        <w:t>chiến</w:t>
      </w:r>
      <w:proofErr w:type="spellEnd"/>
      <w:r w:rsidRPr="00E004C7">
        <w:t xml:space="preserve"> </w:t>
      </w:r>
      <w:proofErr w:type="spellStart"/>
      <w:r w:rsidRPr="00E004C7">
        <w:t>chống</w:t>
      </w:r>
      <w:proofErr w:type="spellEnd"/>
      <w:r w:rsidRPr="00E004C7">
        <w:t xml:space="preserve"> </w:t>
      </w:r>
      <w:proofErr w:type="spellStart"/>
      <w:r w:rsidRPr="00E004C7">
        <w:t>Mông</w:t>
      </w:r>
      <w:proofErr w:type="spellEnd"/>
      <w:r w:rsidRPr="00E004C7">
        <w:t xml:space="preserve"> - Nguyên </w:t>
      </w:r>
      <w:proofErr w:type="spellStart"/>
      <w:r w:rsidRPr="00E004C7">
        <w:t>lần</w:t>
      </w:r>
      <w:proofErr w:type="spellEnd"/>
      <w:r w:rsidRPr="00E004C7">
        <w:t xml:space="preserve"> </w:t>
      </w:r>
      <w:proofErr w:type="spellStart"/>
      <w:r w:rsidRPr="00E004C7">
        <w:t>thứ</w:t>
      </w:r>
      <w:proofErr w:type="spellEnd"/>
      <w:r w:rsidRPr="00E004C7">
        <w:t xml:space="preserve"> </w:t>
      </w:r>
      <w:proofErr w:type="spellStart"/>
      <w:r w:rsidRPr="00E004C7">
        <w:t>hai</w:t>
      </w:r>
      <w:proofErr w:type="spellEnd"/>
      <w:r w:rsidRPr="00E004C7">
        <w:t xml:space="preserve"> </w:t>
      </w:r>
      <w:proofErr w:type="spellStart"/>
      <w:r w:rsidRPr="00E004C7">
        <w:t>năm</w:t>
      </w:r>
      <w:proofErr w:type="spellEnd"/>
      <w:r w:rsidRPr="00E004C7">
        <w:t xml:space="preserve"> 1285 </w:t>
      </w:r>
      <w:proofErr w:type="spellStart"/>
      <w:r w:rsidRPr="00E004C7">
        <w:t>và</w:t>
      </w:r>
      <w:proofErr w:type="spellEnd"/>
      <w:r w:rsidRPr="00E004C7">
        <w:t xml:space="preserve"> </w:t>
      </w:r>
      <w:proofErr w:type="spellStart"/>
      <w:r w:rsidRPr="00E004C7">
        <w:t>lần</w:t>
      </w:r>
      <w:proofErr w:type="spellEnd"/>
      <w:r w:rsidRPr="00E004C7">
        <w:t xml:space="preserve"> </w:t>
      </w:r>
      <w:proofErr w:type="spellStart"/>
      <w:r w:rsidRPr="00E004C7">
        <w:t>thứ</w:t>
      </w:r>
      <w:proofErr w:type="spellEnd"/>
      <w:r w:rsidRPr="00E004C7">
        <w:t xml:space="preserve"> </w:t>
      </w:r>
      <w:proofErr w:type="spellStart"/>
      <w:r w:rsidRPr="00E004C7">
        <w:t>ba</w:t>
      </w:r>
      <w:proofErr w:type="spellEnd"/>
      <w:r w:rsidRPr="00E004C7">
        <w:t xml:space="preserve"> </w:t>
      </w:r>
      <w:proofErr w:type="spellStart"/>
      <w:r w:rsidRPr="00E004C7">
        <w:t>năm</w:t>
      </w:r>
      <w:proofErr w:type="spellEnd"/>
      <w:r w:rsidRPr="00E004C7">
        <w:t xml:space="preserve"> 1288. </w:t>
      </w:r>
      <w:proofErr w:type="spellStart"/>
      <w:r w:rsidRPr="00E004C7">
        <w:t>Đương</w:t>
      </w:r>
      <w:proofErr w:type="spellEnd"/>
      <w:r w:rsidRPr="00E004C7">
        <w:t xml:space="preserve"> </w:t>
      </w:r>
      <w:proofErr w:type="spellStart"/>
      <w:r w:rsidRPr="00E004C7">
        <w:t>thời</w:t>
      </w:r>
      <w:proofErr w:type="spellEnd"/>
      <w:r w:rsidRPr="00E004C7">
        <w:t xml:space="preserve">, </w:t>
      </w:r>
      <w:proofErr w:type="spellStart"/>
      <w:r w:rsidRPr="00E004C7">
        <w:t>danh</w:t>
      </w:r>
      <w:proofErr w:type="spellEnd"/>
      <w:r w:rsidRPr="00E004C7">
        <w:t xml:space="preserve"> </w:t>
      </w:r>
      <w:proofErr w:type="spellStart"/>
      <w:r w:rsidRPr="00E004C7">
        <w:t>tiếng</w:t>
      </w:r>
      <w:proofErr w:type="spellEnd"/>
      <w:r w:rsidRPr="00E004C7">
        <w:t xml:space="preserve"> </w:t>
      </w:r>
      <w:proofErr w:type="spellStart"/>
      <w:r w:rsidRPr="00E004C7">
        <w:t>của</w:t>
      </w:r>
      <w:proofErr w:type="spellEnd"/>
      <w:r w:rsidRPr="00E004C7">
        <w:t xml:space="preserve"> </w:t>
      </w:r>
      <w:proofErr w:type="spellStart"/>
      <w:r w:rsidRPr="00E004C7">
        <w:t>ông</w:t>
      </w:r>
      <w:proofErr w:type="spellEnd"/>
      <w:r w:rsidRPr="00E004C7">
        <w:t xml:space="preserve"> </w:t>
      </w:r>
      <w:proofErr w:type="spellStart"/>
      <w:r w:rsidRPr="00E004C7">
        <w:t>chỉ</w:t>
      </w:r>
      <w:proofErr w:type="spellEnd"/>
      <w:r w:rsidRPr="00E004C7">
        <w:t xml:space="preserve"> </w:t>
      </w:r>
      <w:proofErr w:type="spellStart"/>
      <w:r w:rsidRPr="00E004C7">
        <w:t>xếp</w:t>
      </w:r>
      <w:proofErr w:type="spellEnd"/>
      <w:r w:rsidRPr="00E004C7">
        <w:t xml:space="preserve"> </w:t>
      </w:r>
      <w:proofErr w:type="spellStart"/>
      <w:r w:rsidRPr="00E004C7">
        <w:t>sau</w:t>
      </w:r>
      <w:proofErr w:type="spellEnd"/>
      <w:r w:rsidRPr="00E004C7">
        <w:rPr>
          <w:color w:val="000000" w:themeColor="text1"/>
        </w:rPr>
        <w:t> </w:t>
      </w:r>
      <w:proofErr w:type="spellStart"/>
      <w:r w:rsidRPr="00E004C7">
        <w:rPr>
          <w:color w:val="000000" w:themeColor="text1"/>
        </w:rPr>
        <w:fldChar w:fldCharType="begin"/>
      </w:r>
      <w:r w:rsidRPr="00E004C7">
        <w:rPr>
          <w:color w:val="000000" w:themeColor="text1"/>
        </w:rPr>
        <w:instrText>HYPERLINK "https://truyenxuatichcu.com/co-tich-viet-nam/hung-dao-dai-vuong.html" \o "Hưng Đạo Đại Vương" \t "_blank"</w:instrText>
      </w:r>
      <w:r w:rsidRPr="00E004C7">
        <w:rPr>
          <w:color w:val="000000" w:themeColor="text1"/>
        </w:rPr>
      </w:r>
      <w:r w:rsidRPr="00E004C7">
        <w:rPr>
          <w:color w:val="000000" w:themeColor="text1"/>
        </w:rPr>
        <w:fldChar w:fldCharType="separate"/>
      </w:r>
      <w:r w:rsidRPr="00E004C7">
        <w:rPr>
          <w:rStyle w:val="Hyperlink"/>
          <w:color w:val="000000" w:themeColor="text1"/>
          <w:u w:val="none"/>
        </w:rPr>
        <w:t>Hưng</w:t>
      </w:r>
      <w:proofErr w:type="spellEnd"/>
      <w:r w:rsidRPr="00E004C7">
        <w:rPr>
          <w:rStyle w:val="Hyperlink"/>
          <w:color w:val="000000" w:themeColor="text1"/>
          <w:u w:val="none"/>
        </w:rPr>
        <w:t xml:space="preserve"> </w:t>
      </w:r>
      <w:proofErr w:type="spellStart"/>
      <w:r w:rsidRPr="00E004C7">
        <w:rPr>
          <w:rStyle w:val="Hyperlink"/>
          <w:color w:val="000000" w:themeColor="text1"/>
          <w:u w:val="none"/>
        </w:rPr>
        <w:t>Đạo</w:t>
      </w:r>
      <w:proofErr w:type="spellEnd"/>
      <w:r w:rsidRPr="00E004C7">
        <w:rPr>
          <w:rStyle w:val="Hyperlink"/>
          <w:color w:val="000000" w:themeColor="text1"/>
          <w:u w:val="none"/>
        </w:rPr>
        <w:t xml:space="preserve"> Vương</w:t>
      </w:r>
      <w:r w:rsidRPr="00E004C7">
        <w:rPr>
          <w:color w:val="000000" w:themeColor="text1"/>
        </w:rPr>
        <w:fldChar w:fldCharType="end"/>
      </w:r>
      <w:r w:rsidRPr="00E004C7">
        <w:t xml:space="preserve"> Trần Quốc Tuấn – </w:t>
      </w:r>
      <w:proofErr w:type="spellStart"/>
      <w:r w:rsidRPr="00E004C7">
        <w:t>người</w:t>
      </w:r>
      <w:proofErr w:type="spellEnd"/>
      <w:r w:rsidRPr="00E004C7">
        <w:t xml:space="preserve"> </w:t>
      </w:r>
      <w:proofErr w:type="spellStart"/>
      <w:r w:rsidRPr="00E004C7">
        <w:t>được</w:t>
      </w:r>
      <w:proofErr w:type="spellEnd"/>
      <w:r w:rsidRPr="00E004C7">
        <w:t xml:space="preserve"> </w:t>
      </w:r>
      <w:proofErr w:type="spellStart"/>
      <w:r w:rsidRPr="00E004C7">
        <w:t>xem</w:t>
      </w:r>
      <w:proofErr w:type="spellEnd"/>
      <w:r w:rsidRPr="00E004C7">
        <w:t xml:space="preserve"> </w:t>
      </w:r>
      <w:proofErr w:type="spellStart"/>
      <w:r w:rsidRPr="00E004C7">
        <w:t>như</w:t>
      </w:r>
      <w:proofErr w:type="spellEnd"/>
      <w:r w:rsidRPr="00E004C7">
        <w:t xml:space="preserve"> </w:t>
      </w:r>
      <w:proofErr w:type="spellStart"/>
      <w:r w:rsidRPr="00E004C7">
        <w:t>vị</w:t>
      </w:r>
      <w:proofErr w:type="spellEnd"/>
      <w:r w:rsidRPr="00E004C7">
        <w:t xml:space="preserve"> </w:t>
      </w:r>
      <w:proofErr w:type="spellStart"/>
      <w:r w:rsidRPr="00E004C7">
        <w:t>tướng</w:t>
      </w:r>
      <w:proofErr w:type="spellEnd"/>
      <w:r w:rsidRPr="00E004C7">
        <w:t xml:space="preserve"> </w:t>
      </w:r>
      <w:proofErr w:type="spellStart"/>
      <w:r w:rsidRPr="00E004C7">
        <w:t>vĩ</w:t>
      </w:r>
      <w:proofErr w:type="spellEnd"/>
      <w:r w:rsidRPr="00E004C7">
        <w:t xml:space="preserve"> </w:t>
      </w:r>
      <w:proofErr w:type="spellStart"/>
      <w:r w:rsidRPr="00E004C7">
        <w:t>đại</w:t>
      </w:r>
      <w:proofErr w:type="spellEnd"/>
      <w:r w:rsidRPr="00E004C7">
        <w:t xml:space="preserve"> </w:t>
      </w:r>
      <w:proofErr w:type="spellStart"/>
      <w:r w:rsidRPr="00E004C7">
        <w:t>nhất</w:t>
      </w:r>
      <w:proofErr w:type="spellEnd"/>
      <w:r w:rsidRPr="00E004C7">
        <w:t xml:space="preserve"> </w:t>
      </w:r>
      <w:proofErr w:type="spellStart"/>
      <w:r w:rsidRPr="00E004C7">
        <w:t>trong</w:t>
      </w:r>
      <w:proofErr w:type="spellEnd"/>
      <w:r w:rsidRPr="00E004C7">
        <w:t xml:space="preserve"> </w:t>
      </w:r>
      <w:proofErr w:type="spellStart"/>
      <w:r w:rsidRPr="00E004C7">
        <w:t>lịch</w:t>
      </w:r>
      <w:proofErr w:type="spellEnd"/>
      <w:r w:rsidRPr="00E004C7">
        <w:t xml:space="preserve"> </w:t>
      </w:r>
      <w:proofErr w:type="spellStart"/>
      <w:r w:rsidRPr="00E004C7">
        <w:t>sử</w:t>
      </w:r>
      <w:proofErr w:type="spellEnd"/>
      <w:r w:rsidRPr="00E004C7">
        <w:t xml:space="preserve"> </w:t>
      </w:r>
      <w:proofErr w:type="spellStart"/>
      <w:r w:rsidRPr="00E004C7">
        <w:t>quân</w:t>
      </w:r>
      <w:proofErr w:type="spellEnd"/>
      <w:r w:rsidRPr="00E004C7">
        <w:t xml:space="preserve"> </w:t>
      </w:r>
      <w:proofErr w:type="spellStart"/>
      <w:r w:rsidRPr="00E004C7">
        <w:t>sự</w:t>
      </w:r>
      <w:proofErr w:type="spellEnd"/>
      <w:r w:rsidRPr="00E004C7">
        <w:t xml:space="preserve"> </w:t>
      </w:r>
      <w:proofErr w:type="spellStart"/>
      <w:r w:rsidRPr="00E004C7">
        <w:t>phong</w:t>
      </w:r>
      <w:proofErr w:type="spellEnd"/>
      <w:r w:rsidRPr="00E004C7">
        <w:t xml:space="preserve"> </w:t>
      </w:r>
      <w:proofErr w:type="spellStart"/>
      <w:r w:rsidRPr="00E004C7">
        <w:t>kiến</w:t>
      </w:r>
      <w:proofErr w:type="spellEnd"/>
      <w:r w:rsidRPr="00E004C7">
        <w:t xml:space="preserve"> Việt Nam.</w:t>
      </w:r>
    </w:p>
    <w:p w14:paraId="4FA53B55" w14:textId="6CB588CF" w:rsidR="00E004C7" w:rsidRPr="00E004C7" w:rsidRDefault="00E004C7" w:rsidP="00AF1D4B">
      <w:pPr>
        <w:ind w:firstLine="720"/>
        <w:rPr>
          <w:ins w:id="0" w:author="Unknown"/>
          <w:color w:val="000000" w:themeColor="text1"/>
          <w:lang w:val="vi-VN"/>
        </w:rPr>
      </w:pPr>
      <w:r w:rsidRPr="00E004C7">
        <w:t xml:space="preserve">Ngay </w:t>
      </w:r>
      <w:proofErr w:type="spellStart"/>
      <w:r w:rsidRPr="00E004C7">
        <w:t>từ</w:t>
      </w:r>
      <w:proofErr w:type="spellEnd"/>
      <w:r w:rsidRPr="00E004C7">
        <w:t xml:space="preserve"> </w:t>
      </w:r>
      <w:proofErr w:type="spellStart"/>
      <w:r w:rsidRPr="00E004C7">
        <w:t>thuở</w:t>
      </w:r>
      <w:proofErr w:type="spellEnd"/>
      <w:r w:rsidRPr="00E004C7">
        <w:t xml:space="preserve"> </w:t>
      </w:r>
      <w:proofErr w:type="spellStart"/>
      <w:r w:rsidRPr="00E004C7">
        <w:t>nhỏ</w:t>
      </w:r>
      <w:proofErr w:type="spellEnd"/>
      <w:r w:rsidRPr="00E004C7">
        <w:t xml:space="preserve">, </w:t>
      </w:r>
      <w:proofErr w:type="spellStart"/>
      <w:r w:rsidRPr="00E004C7">
        <w:t>cậu</w:t>
      </w:r>
      <w:proofErr w:type="spellEnd"/>
      <w:r w:rsidRPr="00E004C7">
        <w:t xml:space="preserve"> </w:t>
      </w:r>
      <w:proofErr w:type="spellStart"/>
      <w:r w:rsidRPr="00E004C7">
        <w:t>bé</w:t>
      </w:r>
      <w:proofErr w:type="spellEnd"/>
      <w:r w:rsidRPr="00E004C7">
        <w:t xml:space="preserve"> </w:t>
      </w:r>
      <w:proofErr w:type="spellStart"/>
      <w:r w:rsidRPr="00E004C7">
        <w:t>Ngũ</w:t>
      </w:r>
      <w:proofErr w:type="spellEnd"/>
      <w:r w:rsidRPr="00E004C7">
        <w:t xml:space="preserve"> </w:t>
      </w:r>
      <w:proofErr w:type="spellStart"/>
      <w:r w:rsidRPr="00E004C7">
        <w:t>Lão</w:t>
      </w:r>
      <w:proofErr w:type="spellEnd"/>
      <w:r w:rsidRPr="00E004C7">
        <w:t xml:space="preserve"> </w:t>
      </w:r>
      <w:proofErr w:type="spellStart"/>
      <w:r w:rsidRPr="00E004C7">
        <w:t>đã</w:t>
      </w:r>
      <w:proofErr w:type="spellEnd"/>
      <w:r w:rsidRPr="00E004C7">
        <w:t xml:space="preserve"> </w:t>
      </w:r>
      <w:proofErr w:type="spellStart"/>
      <w:r w:rsidRPr="00E004C7">
        <w:t>tỏ</w:t>
      </w:r>
      <w:proofErr w:type="spellEnd"/>
      <w:r w:rsidRPr="00E004C7">
        <w:t xml:space="preserve"> </w:t>
      </w:r>
      <w:proofErr w:type="spellStart"/>
      <w:r w:rsidRPr="00E004C7">
        <w:t>ra</w:t>
      </w:r>
      <w:proofErr w:type="spellEnd"/>
      <w:r w:rsidRPr="00E004C7">
        <w:t xml:space="preserve"> </w:t>
      </w:r>
      <w:proofErr w:type="spellStart"/>
      <w:r w:rsidRPr="00E004C7">
        <w:t>khác</w:t>
      </w:r>
      <w:proofErr w:type="spellEnd"/>
      <w:r w:rsidRPr="00E004C7">
        <w:t xml:space="preserve"> </w:t>
      </w:r>
      <w:proofErr w:type="spellStart"/>
      <w:r w:rsidRPr="00E004C7">
        <w:t>thường</w:t>
      </w:r>
      <w:proofErr w:type="spellEnd"/>
      <w:r w:rsidRPr="00E004C7">
        <w:t xml:space="preserve">, </w:t>
      </w:r>
      <w:proofErr w:type="spellStart"/>
      <w:r w:rsidRPr="00E004C7">
        <w:t>tính</w:t>
      </w:r>
      <w:proofErr w:type="spellEnd"/>
      <w:r w:rsidRPr="00E004C7">
        <w:t xml:space="preserve"> </w:t>
      </w:r>
      <w:proofErr w:type="spellStart"/>
      <w:r w:rsidRPr="00E004C7">
        <w:t>tình</w:t>
      </w:r>
      <w:proofErr w:type="spellEnd"/>
      <w:r w:rsidRPr="00E004C7">
        <w:t xml:space="preserve"> </w:t>
      </w:r>
      <w:proofErr w:type="spellStart"/>
      <w:r w:rsidRPr="00E004C7">
        <w:t>khẳng</w:t>
      </w:r>
      <w:proofErr w:type="spellEnd"/>
      <w:r w:rsidRPr="00E004C7">
        <w:t xml:space="preserve"> </w:t>
      </w:r>
      <w:proofErr w:type="spellStart"/>
      <w:r w:rsidRPr="00E004C7">
        <w:t>khái</w:t>
      </w:r>
      <w:proofErr w:type="spellEnd"/>
      <w:r w:rsidRPr="00E004C7">
        <w:t xml:space="preserve">. Khi ở </w:t>
      </w:r>
      <w:proofErr w:type="spellStart"/>
      <w:r w:rsidRPr="00E004C7">
        <w:t>làng</w:t>
      </w:r>
      <w:proofErr w:type="spellEnd"/>
      <w:r w:rsidRPr="00E004C7">
        <w:t xml:space="preserve"> </w:t>
      </w:r>
      <w:proofErr w:type="spellStart"/>
      <w:r w:rsidRPr="00E004C7">
        <w:t>có</w:t>
      </w:r>
      <w:proofErr w:type="spellEnd"/>
      <w:r w:rsidRPr="00E004C7">
        <w:t xml:space="preserve"> </w:t>
      </w:r>
      <w:proofErr w:type="spellStart"/>
      <w:r w:rsidRPr="00E004C7">
        <w:t>người</w:t>
      </w:r>
      <w:proofErr w:type="spellEnd"/>
      <w:r w:rsidRPr="00E004C7">
        <w:t xml:space="preserve"> </w:t>
      </w:r>
      <w:proofErr w:type="spellStart"/>
      <w:r w:rsidRPr="00E004C7">
        <w:t>đỗ</w:t>
      </w:r>
      <w:proofErr w:type="spellEnd"/>
      <w:r w:rsidRPr="00E004C7">
        <w:t xml:space="preserve"> Tiến </w:t>
      </w:r>
      <w:proofErr w:type="spellStart"/>
      <w:r w:rsidRPr="00E004C7">
        <w:t>sĩ</w:t>
      </w:r>
      <w:proofErr w:type="spellEnd"/>
      <w:r w:rsidRPr="00E004C7">
        <w:t xml:space="preserve"> (Bùi Công Tiến) </w:t>
      </w:r>
      <w:proofErr w:type="spellStart"/>
      <w:r w:rsidRPr="00E004C7">
        <w:t>tổ</w:t>
      </w:r>
      <w:proofErr w:type="spellEnd"/>
      <w:r w:rsidRPr="00E004C7">
        <w:t xml:space="preserve"> </w:t>
      </w:r>
      <w:proofErr w:type="spellStart"/>
      <w:r w:rsidRPr="00E004C7">
        <w:t>chức</w:t>
      </w:r>
      <w:proofErr w:type="spellEnd"/>
      <w:r w:rsidRPr="00E004C7">
        <w:t xml:space="preserve"> </w:t>
      </w:r>
      <w:proofErr w:type="spellStart"/>
      <w:r w:rsidRPr="00E004C7">
        <w:t>ăn</w:t>
      </w:r>
      <w:proofErr w:type="spellEnd"/>
      <w:r w:rsidRPr="00E004C7">
        <w:t xml:space="preserve"> </w:t>
      </w:r>
      <w:proofErr w:type="spellStart"/>
      <w:r w:rsidRPr="00E004C7">
        <w:t>mừng</w:t>
      </w:r>
      <w:proofErr w:type="spellEnd"/>
      <w:r w:rsidRPr="00E004C7">
        <w:t xml:space="preserve">, </w:t>
      </w:r>
      <w:proofErr w:type="spellStart"/>
      <w:r w:rsidRPr="00E004C7">
        <w:t>cả</w:t>
      </w:r>
      <w:proofErr w:type="spellEnd"/>
      <w:r w:rsidRPr="00E004C7">
        <w:t xml:space="preserve"> </w:t>
      </w:r>
      <w:proofErr w:type="spellStart"/>
      <w:r w:rsidRPr="00E004C7">
        <w:t>làng</w:t>
      </w:r>
      <w:proofErr w:type="spellEnd"/>
      <w:r w:rsidRPr="00E004C7">
        <w:t xml:space="preserve"> </w:t>
      </w:r>
      <w:proofErr w:type="spellStart"/>
      <w:r w:rsidRPr="00E004C7">
        <w:t>kéo</w:t>
      </w:r>
      <w:proofErr w:type="spellEnd"/>
      <w:r w:rsidRPr="00E004C7">
        <w:t xml:space="preserve"> </w:t>
      </w:r>
      <w:proofErr w:type="spellStart"/>
      <w:r w:rsidRPr="00E004C7">
        <w:t>đến</w:t>
      </w:r>
      <w:proofErr w:type="spellEnd"/>
      <w:r w:rsidRPr="00E004C7">
        <w:t xml:space="preserve">, </w:t>
      </w:r>
      <w:proofErr w:type="spellStart"/>
      <w:r w:rsidRPr="00E004C7">
        <w:t>riêng</w:t>
      </w:r>
      <w:proofErr w:type="spellEnd"/>
      <w:r w:rsidRPr="00E004C7">
        <w:t xml:space="preserve"> </w:t>
      </w:r>
      <w:proofErr w:type="spellStart"/>
      <w:r w:rsidRPr="00E004C7">
        <w:t>Ngũ</w:t>
      </w:r>
      <w:proofErr w:type="spellEnd"/>
      <w:r w:rsidRPr="00E004C7">
        <w:t xml:space="preserve"> </w:t>
      </w:r>
      <w:proofErr w:type="spellStart"/>
      <w:r w:rsidRPr="00E004C7">
        <w:t>Lão</w:t>
      </w:r>
      <w:proofErr w:type="spellEnd"/>
      <w:r w:rsidRPr="00E004C7">
        <w:t xml:space="preserve"> </w:t>
      </w:r>
      <w:proofErr w:type="spellStart"/>
      <w:r w:rsidRPr="00E004C7">
        <w:t>thì</w:t>
      </w:r>
      <w:proofErr w:type="spellEnd"/>
      <w:r w:rsidRPr="00E004C7">
        <w:t xml:space="preserve"> </w:t>
      </w:r>
      <w:proofErr w:type="spellStart"/>
      <w:r w:rsidRPr="00E004C7">
        <w:t>không</w:t>
      </w:r>
      <w:proofErr w:type="spellEnd"/>
      <w:r w:rsidRPr="00E004C7">
        <w:t xml:space="preserve">. </w:t>
      </w:r>
      <w:proofErr w:type="spellStart"/>
      <w:r w:rsidRPr="00E004C7">
        <w:t>Người</w:t>
      </w:r>
      <w:proofErr w:type="spellEnd"/>
      <w:r w:rsidRPr="00E004C7">
        <w:t xml:space="preserve"> </w:t>
      </w:r>
      <w:proofErr w:type="spellStart"/>
      <w:r w:rsidRPr="00E004C7">
        <w:t>mẹ</w:t>
      </w:r>
      <w:proofErr w:type="spellEnd"/>
      <w:r w:rsidRPr="00E004C7">
        <w:t xml:space="preserve"> </w:t>
      </w:r>
      <w:proofErr w:type="spellStart"/>
      <w:r w:rsidRPr="00E004C7">
        <w:t>hỏi</w:t>
      </w:r>
      <w:proofErr w:type="spellEnd"/>
      <w:r w:rsidRPr="00E004C7">
        <w:t xml:space="preserve"> con </w:t>
      </w:r>
      <w:proofErr w:type="spellStart"/>
      <w:r w:rsidRPr="00E004C7">
        <w:t>tại</w:t>
      </w:r>
      <w:proofErr w:type="spellEnd"/>
      <w:r w:rsidRPr="00E004C7">
        <w:t xml:space="preserve"> </w:t>
      </w:r>
      <w:proofErr w:type="spellStart"/>
      <w:r w:rsidRPr="00E004C7">
        <w:t>sao</w:t>
      </w:r>
      <w:proofErr w:type="spellEnd"/>
      <w:r w:rsidRPr="00E004C7">
        <w:t xml:space="preserve"> </w:t>
      </w:r>
      <w:proofErr w:type="spellStart"/>
      <w:r w:rsidRPr="00E004C7">
        <w:t>không</w:t>
      </w:r>
      <w:proofErr w:type="spellEnd"/>
      <w:r w:rsidRPr="00E004C7">
        <w:t xml:space="preserve"> </w:t>
      </w:r>
      <w:proofErr w:type="spellStart"/>
      <w:r w:rsidRPr="00E004C7">
        <w:t>đến</w:t>
      </w:r>
      <w:proofErr w:type="spellEnd"/>
      <w:r w:rsidRPr="00E004C7">
        <w:t xml:space="preserve">, </w:t>
      </w:r>
      <w:proofErr w:type="spellStart"/>
      <w:r w:rsidRPr="00E004C7">
        <w:t>Ngũ</w:t>
      </w:r>
      <w:proofErr w:type="spellEnd"/>
      <w:r w:rsidRPr="00E004C7">
        <w:t xml:space="preserve"> </w:t>
      </w:r>
      <w:proofErr w:type="spellStart"/>
      <w:r w:rsidRPr="00E004C7">
        <w:t>Lão</w:t>
      </w:r>
      <w:proofErr w:type="spellEnd"/>
      <w:r w:rsidRPr="00E004C7">
        <w:t xml:space="preserve"> </w:t>
      </w:r>
      <w:proofErr w:type="spellStart"/>
      <w:r w:rsidRPr="00E004C7">
        <w:t>thưa</w:t>
      </w:r>
      <w:proofErr w:type="spellEnd"/>
      <w:r w:rsidRPr="00E004C7">
        <w:t xml:space="preserve"> </w:t>
      </w:r>
      <w:proofErr w:type="spellStart"/>
      <w:r w:rsidRPr="00E004C7">
        <w:t>với</w:t>
      </w:r>
      <w:proofErr w:type="spellEnd"/>
      <w:r w:rsidRPr="00E004C7">
        <w:t xml:space="preserve"> </w:t>
      </w:r>
      <w:proofErr w:type="spellStart"/>
      <w:r w:rsidRPr="00E004C7">
        <w:t>mẹ</w:t>
      </w:r>
      <w:proofErr w:type="spellEnd"/>
      <w:r w:rsidRPr="00E004C7">
        <w:t xml:space="preserve">: </w:t>
      </w:r>
      <w:proofErr w:type="spellStart"/>
      <w:r w:rsidRPr="00E004C7">
        <w:t>chí</w:t>
      </w:r>
      <w:proofErr w:type="spellEnd"/>
      <w:r w:rsidRPr="00E004C7">
        <w:t xml:space="preserve"> </w:t>
      </w:r>
      <w:proofErr w:type="spellStart"/>
      <w:r w:rsidRPr="00E004C7">
        <w:t>làm</w:t>
      </w:r>
      <w:proofErr w:type="spellEnd"/>
      <w:r w:rsidRPr="00E004C7">
        <w:t xml:space="preserve"> </w:t>
      </w:r>
      <w:proofErr w:type="spellStart"/>
      <w:r w:rsidRPr="00E004C7">
        <w:t>trai</w:t>
      </w:r>
      <w:proofErr w:type="spellEnd"/>
      <w:r w:rsidRPr="00E004C7">
        <w:t xml:space="preserve"> </w:t>
      </w:r>
      <w:proofErr w:type="spellStart"/>
      <w:r w:rsidRPr="00E004C7">
        <w:t>phải</w:t>
      </w:r>
      <w:proofErr w:type="spellEnd"/>
      <w:r w:rsidRPr="00E004C7">
        <w:t xml:space="preserve"> </w:t>
      </w:r>
      <w:proofErr w:type="spellStart"/>
      <w:r w:rsidRPr="00E004C7">
        <w:t>lập</w:t>
      </w:r>
      <w:proofErr w:type="spellEnd"/>
      <w:r w:rsidRPr="00E004C7">
        <w:t xml:space="preserve"> </w:t>
      </w:r>
      <w:proofErr w:type="spellStart"/>
      <w:r w:rsidRPr="00E004C7">
        <w:t>công</w:t>
      </w:r>
      <w:proofErr w:type="spellEnd"/>
      <w:r w:rsidRPr="00E004C7">
        <w:t xml:space="preserve"> </w:t>
      </w:r>
      <w:proofErr w:type="spellStart"/>
      <w:r w:rsidRPr="00E004C7">
        <w:t>danh</w:t>
      </w:r>
      <w:proofErr w:type="spellEnd"/>
      <w:r w:rsidRPr="00E004C7">
        <w:t xml:space="preserve"> </w:t>
      </w:r>
      <w:proofErr w:type="spellStart"/>
      <w:r w:rsidRPr="00E004C7">
        <w:t>rạng</w:t>
      </w:r>
      <w:proofErr w:type="spellEnd"/>
      <w:r w:rsidRPr="00E004C7">
        <w:t xml:space="preserve"> </w:t>
      </w:r>
      <w:proofErr w:type="spellStart"/>
      <w:r w:rsidRPr="00E004C7">
        <w:t>rỡ</w:t>
      </w:r>
      <w:proofErr w:type="spellEnd"/>
      <w:r w:rsidRPr="00E004C7">
        <w:t xml:space="preserve"> non </w:t>
      </w:r>
      <w:proofErr w:type="spellStart"/>
      <w:r w:rsidRPr="00E004C7">
        <w:t>sông</w:t>
      </w:r>
      <w:proofErr w:type="spellEnd"/>
      <w:r w:rsidRPr="00E004C7">
        <w:t xml:space="preserve"> </w:t>
      </w:r>
      <w:proofErr w:type="spellStart"/>
      <w:r w:rsidRPr="00E004C7">
        <w:t>mà</w:t>
      </w:r>
      <w:proofErr w:type="spellEnd"/>
      <w:r w:rsidRPr="00E004C7">
        <w:t xml:space="preserve"> con </w:t>
      </w:r>
      <w:proofErr w:type="spellStart"/>
      <w:r w:rsidRPr="00E004C7">
        <w:t>chưa</w:t>
      </w:r>
      <w:proofErr w:type="spellEnd"/>
      <w:r w:rsidRPr="00E004C7">
        <w:t xml:space="preserve"> </w:t>
      </w:r>
      <w:proofErr w:type="spellStart"/>
      <w:r w:rsidRPr="00E004C7">
        <w:t>lập</w:t>
      </w:r>
      <w:proofErr w:type="spellEnd"/>
      <w:r w:rsidRPr="00E004C7">
        <w:t xml:space="preserve"> </w:t>
      </w:r>
      <w:proofErr w:type="spellStart"/>
      <w:r w:rsidRPr="00E004C7">
        <w:t>được</w:t>
      </w:r>
      <w:proofErr w:type="spellEnd"/>
      <w:r w:rsidRPr="00E004C7">
        <w:t xml:space="preserve"> </w:t>
      </w:r>
      <w:proofErr w:type="spellStart"/>
      <w:r w:rsidRPr="00E004C7">
        <w:t>bằng</w:t>
      </w:r>
      <w:proofErr w:type="spellEnd"/>
      <w:r w:rsidRPr="00E004C7">
        <w:t xml:space="preserve"> </w:t>
      </w:r>
      <w:proofErr w:type="spellStart"/>
      <w:r w:rsidRPr="00E004C7">
        <w:t>người</w:t>
      </w:r>
      <w:proofErr w:type="spellEnd"/>
      <w:r w:rsidRPr="00E004C7">
        <w:t xml:space="preserve">, </w:t>
      </w:r>
      <w:proofErr w:type="spellStart"/>
      <w:r w:rsidRPr="00E004C7">
        <w:t>đi</w:t>
      </w:r>
      <w:proofErr w:type="spellEnd"/>
      <w:r w:rsidRPr="00E004C7">
        <w:t xml:space="preserve"> </w:t>
      </w:r>
      <w:proofErr w:type="spellStart"/>
      <w:r w:rsidRPr="00E004C7">
        <w:t>mừng</w:t>
      </w:r>
      <w:proofErr w:type="spellEnd"/>
      <w:r w:rsidRPr="00E004C7">
        <w:t xml:space="preserve"> </w:t>
      </w:r>
      <w:proofErr w:type="spellStart"/>
      <w:r w:rsidRPr="00E004C7">
        <w:t>người</w:t>
      </w:r>
      <w:proofErr w:type="spellEnd"/>
      <w:r w:rsidRPr="00E004C7">
        <w:t xml:space="preserve"> ta </w:t>
      </w:r>
      <w:proofErr w:type="spellStart"/>
      <w:r w:rsidRPr="00E004C7">
        <w:t>nhục</w:t>
      </w:r>
      <w:proofErr w:type="spellEnd"/>
      <w:r w:rsidRPr="00E004C7">
        <w:t xml:space="preserve"> </w:t>
      </w:r>
      <w:proofErr w:type="spellStart"/>
      <w:r w:rsidRPr="00E004C7">
        <w:t>lắm</w:t>
      </w:r>
      <w:proofErr w:type="spellEnd"/>
      <w:r w:rsidRPr="00E004C7">
        <w:t>.</w:t>
      </w:r>
    </w:p>
    <w:p w14:paraId="42D73ACF" w14:textId="77777777" w:rsidR="0028727E" w:rsidRDefault="00E004C7" w:rsidP="00AF1D4B">
      <w:pPr>
        <w:ind w:firstLine="720"/>
        <w:rPr>
          <w:lang w:val="vi-VN"/>
        </w:rPr>
      </w:pPr>
      <w:proofErr w:type="spellStart"/>
      <w:r w:rsidRPr="00E004C7">
        <w:t>Ngũ</w:t>
      </w:r>
      <w:proofErr w:type="spellEnd"/>
      <w:r w:rsidRPr="00E004C7">
        <w:t xml:space="preserve"> </w:t>
      </w:r>
      <w:proofErr w:type="spellStart"/>
      <w:r w:rsidRPr="00E004C7">
        <w:t>Lão</w:t>
      </w:r>
      <w:proofErr w:type="spellEnd"/>
      <w:r w:rsidRPr="00E004C7">
        <w:t xml:space="preserve"> </w:t>
      </w:r>
      <w:proofErr w:type="spellStart"/>
      <w:r w:rsidRPr="00E004C7">
        <w:t>thường</w:t>
      </w:r>
      <w:proofErr w:type="spellEnd"/>
      <w:r w:rsidRPr="00E004C7">
        <w:t xml:space="preserve"> </w:t>
      </w:r>
      <w:proofErr w:type="spellStart"/>
      <w:r w:rsidRPr="00E004C7">
        <w:t>ngồi</w:t>
      </w:r>
      <w:proofErr w:type="spellEnd"/>
      <w:r w:rsidRPr="00E004C7">
        <w:t xml:space="preserve"> </w:t>
      </w:r>
      <w:proofErr w:type="spellStart"/>
      <w:r w:rsidRPr="00E004C7">
        <w:t>đan</w:t>
      </w:r>
      <w:proofErr w:type="spellEnd"/>
      <w:r w:rsidRPr="00E004C7">
        <w:t xml:space="preserve"> </w:t>
      </w:r>
      <w:proofErr w:type="spellStart"/>
      <w:r w:rsidRPr="00E004C7">
        <w:t>sọt</w:t>
      </w:r>
      <w:proofErr w:type="spellEnd"/>
      <w:r w:rsidRPr="00E004C7">
        <w:t xml:space="preserve"> ở </w:t>
      </w:r>
      <w:proofErr w:type="spellStart"/>
      <w:r w:rsidRPr="00E004C7">
        <w:t>ven</w:t>
      </w:r>
      <w:proofErr w:type="spellEnd"/>
      <w:r w:rsidRPr="00E004C7">
        <w:t xml:space="preserve"> </w:t>
      </w:r>
      <w:proofErr w:type="spellStart"/>
      <w:r w:rsidRPr="00E004C7">
        <w:t>đường</w:t>
      </w:r>
      <w:proofErr w:type="spellEnd"/>
      <w:r w:rsidRPr="00E004C7">
        <w:t xml:space="preserve">. </w:t>
      </w:r>
      <w:proofErr w:type="spellStart"/>
      <w:r w:rsidRPr="00E004C7">
        <w:t>Hưng</w:t>
      </w:r>
      <w:proofErr w:type="spellEnd"/>
      <w:r w:rsidRPr="00E004C7">
        <w:t xml:space="preserve"> </w:t>
      </w:r>
      <w:proofErr w:type="spellStart"/>
      <w:r w:rsidRPr="00E004C7">
        <w:t>Đạo</w:t>
      </w:r>
      <w:proofErr w:type="spellEnd"/>
      <w:r w:rsidRPr="00E004C7">
        <w:t xml:space="preserve"> Vương </w:t>
      </w:r>
      <w:proofErr w:type="spellStart"/>
      <w:r w:rsidRPr="00E004C7">
        <w:t>có</w:t>
      </w:r>
      <w:proofErr w:type="spellEnd"/>
      <w:r w:rsidRPr="00E004C7">
        <w:t xml:space="preserve"> </w:t>
      </w:r>
      <w:proofErr w:type="spellStart"/>
      <w:r w:rsidRPr="00E004C7">
        <w:t>lần</w:t>
      </w:r>
      <w:proofErr w:type="spellEnd"/>
      <w:r w:rsidRPr="00E004C7">
        <w:t xml:space="preserve"> </w:t>
      </w:r>
      <w:proofErr w:type="spellStart"/>
      <w:r w:rsidRPr="00E004C7">
        <w:t>đi</w:t>
      </w:r>
      <w:proofErr w:type="spellEnd"/>
      <w:r w:rsidRPr="00E004C7">
        <w:t xml:space="preserve"> </w:t>
      </w:r>
      <w:proofErr w:type="spellStart"/>
      <w:r w:rsidRPr="00E004C7">
        <w:t>ngang</w:t>
      </w:r>
      <w:proofErr w:type="spellEnd"/>
      <w:r w:rsidRPr="00E004C7">
        <w:t xml:space="preserve"> qua </w:t>
      </w:r>
      <w:proofErr w:type="spellStart"/>
      <w:r w:rsidRPr="00E004C7">
        <w:t>Đường</w:t>
      </w:r>
      <w:proofErr w:type="spellEnd"/>
      <w:r w:rsidRPr="00E004C7">
        <w:t xml:space="preserve"> Hào </w:t>
      </w:r>
      <w:proofErr w:type="spellStart"/>
      <w:r w:rsidRPr="00E004C7">
        <w:t>thấy</w:t>
      </w:r>
      <w:proofErr w:type="spellEnd"/>
      <w:r w:rsidRPr="00E004C7">
        <w:t xml:space="preserve"> Phạm </w:t>
      </w:r>
      <w:proofErr w:type="spellStart"/>
      <w:r w:rsidRPr="00E004C7">
        <w:t>Ngũ</w:t>
      </w:r>
      <w:proofErr w:type="spellEnd"/>
      <w:r w:rsidRPr="00E004C7">
        <w:t xml:space="preserve"> </w:t>
      </w:r>
      <w:proofErr w:type="spellStart"/>
      <w:r w:rsidRPr="00E004C7">
        <w:t>Lão</w:t>
      </w:r>
      <w:proofErr w:type="spellEnd"/>
      <w:r w:rsidRPr="00E004C7">
        <w:t xml:space="preserve"> </w:t>
      </w:r>
      <w:proofErr w:type="spellStart"/>
      <w:r w:rsidRPr="00E004C7">
        <w:t>ngồi</w:t>
      </w:r>
      <w:proofErr w:type="spellEnd"/>
      <w:r w:rsidRPr="00E004C7">
        <w:t xml:space="preserve"> </w:t>
      </w:r>
      <w:proofErr w:type="spellStart"/>
      <w:r w:rsidRPr="00E004C7">
        <w:t>vệ</w:t>
      </w:r>
      <w:proofErr w:type="spellEnd"/>
      <w:r w:rsidRPr="00E004C7">
        <w:t xml:space="preserve"> </w:t>
      </w:r>
      <w:proofErr w:type="spellStart"/>
      <w:r w:rsidRPr="00E004C7">
        <w:t>đường</w:t>
      </w:r>
      <w:proofErr w:type="spellEnd"/>
      <w:r w:rsidRPr="00E004C7">
        <w:t xml:space="preserve"> </w:t>
      </w:r>
      <w:proofErr w:type="spellStart"/>
      <w:r w:rsidRPr="00E004C7">
        <w:t>đan</w:t>
      </w:r>
      <w:proofErr w:type="spellEnd"/>
      <w:r w:rsidRPr="00E004C7">
        <w:t xml:space="preserve"> </w:t>
      </w:r>
      <w:proofErr w:type="spellStart"/>
      <w:r w:rsidRPr="00E004C7">
        <w:t>sọt</w:t>
      </w:r>
      <w:proofErr w:type="spellEnd"/>
      <w:r w:rsidRPr="00E004C7">
        <w:t xml:space="preserve">. Quân </w:t>
      </w:r>
      <w:proofErr w:type="spellStart"/>
      <w:r w:rsidRPr="00E004C7">
        <w:t>lính</w:t>
      </w:r>
      <w:proofErr w:type="spellEnd"/>
      <w:r w:rsidRPr="00E004C7">
        <w:t xml:space="preserve"> </w:t>
      </w:r>
      <w:proofErr w:type="spellStart"/>
      <w:r w:rsidRPr="00E004C7">
        <w:t>kéo</w:t>
      </w:r>
      <w:proofErr w:type="spellEnd"/>
      <w:r w:rsidRPr="00E004C7">
        <w:t xml:space="preserve"> </w:t>
      </w:r>
      <w:proofErr w:type="spellStart"/>
      <w:r w:rsidRPr="00E004C7">
        <w:t>đến</w:t>
      </w:r>
      <w:proofErr w:type="spellEnd"/>
      <w:r w:rsidRPr="00E004C7">
        <w:t xml:space="preserve"> </w:t>
      </w:r>
      <w:proofErr w:type="spellStart"/>
      <w:r w:rsidRPr="00E004C7">
        <w:t>dẹp</w:t>
      </w:r>
      <w:proofErr w:type="spellEnd"/>
      <w:r w:rsidRPr="00E004C7">
        <w:t xml:space="preserve"> </w:t>
      </w:r>
      <w:proofErr w:type="spellStart"/>
      <w:r w:rsidRPr="00E004C7">
        <w:t>lối</w:t>
      </w:r>
      <w:proofErr w:type="spellEnd"/>
      <w:r w:rsidRPr="00E004C7">
        <w:t xml:space="preserve"> </w:t>
      </w:r>
      <w:proofErr w:type="spellStart"/>
      <w:r w:rsidRPr="00E004C7">
        <w:t>đi</w:t>
      </w:r>
      <w:proofErr w:type="spellEnd"/>
      <w:r w:rsidRPr="00E004C7">
        <w:t xml:space="preserve"> </w:t>
      </w:r>
      <w:proofErr w:type="spellStart"/>
      <w:r w:rsidRPr="00E004C7">
        <w:t>mà</w:t>
      </w:r>
      <w:proofErr w:type="spellEnd"/>
      <w:r w:rsidRPr="00E004C7">
        <w:t xml:space="preserve"> </w:t>
      </w:r>
      <w:proofErr w:type="spellStart"/>
      <w:r w:rsidRPr="00E004C7">
        <w:t>Ngũ</w:t>
      </w:r>
      <w:proofErr w:type="spellEnd"/>
      <w:r w:rsidRPr="00E004C7">
        <w:t xml:space="preserve"> </w:t>
      </w:r>
      <w:proofErr w:type="spellStart"/>
      <w:r w:rsidRPr="00E004C7">
        <w:t>Lão</w:t>
      </w:r>
      <w:proofErr w:type="spellEnd"/>
      <w:r w:rsidRPr="00E004C7">
        <w:t xml:space="preserve"> </w:t>
      </w:r>
      <w:proofErr w:type="spellStart"/>
      <w:r w:rsidRPr="00E004C7">
        <w:t>vẫn</w:t>
      </w:r>
      <w:proofErr w:type="spellEnd"/>
      <w:r w:rsidRPr="00E004C7">
        <w:t xml:space="preserve"> </w:t>
      </w:r>
      <w:proofErr w:type="spellStart"/>
      <w:r w:rsidRPr="00E004C7">
        <w:t>ngồi</w:t>
      </w:r>
      <w:proofErr w:type="spellEnd"/>
      <w:r w:rsidRPr="00E004C7">
        <w:t xml:space="preserve"> </w:t>
      </w:r>
      <w:proofErr w:type="spellStart"/>
      <w:r w:rsidRPr="00E004C7">
        <w:t>thản</w:t>
      </w:r>
      <w:proofErr w:type="spellEnd"/>
      <w:r w:rsidRPr="00E004C7">
        <w:t xml:space="preserve"> </w:t>
      </w:r>
      <w:proofErr w:type="spellStart"/>
      <w:r w:rsidRPr="00E004C7">
        <w:t>nhiên</w:t>
      </w:r>
      <w:proofErr w:type="spellEnd"/>
      <w:r w:rsidRPr="00E004C7">
        <w:t xml:space="preserve">, </w:t>
      </w:r>
      <w:proofErr w:type="spellStart"/>
      <w:r w:rsidRPr="00E004C7">
        <w:t>đâm</w:t>
      </w:r>
      <w:proofErr w:type="spellEnd"/>
      <w:r w:rsidRPr="00E004C7">
        <w:t xml:space="preserve"> </w:t>
      </w:r>
      <w:proofErr w:type="spellStart"/>
      <w:r w:rsidRPr="00E004C7">
        <w:t>cả</w:t>
      </w:r>
      <w:proofErr w:type="spellEnd"/>
      <w:r w:rsidRPr="00E004C7">
        <w:t xml:space="preserve"> </w:t>
      </w:r>
      <w:proofErr w:type="spellStart"/>
      <w:r w:rsidRPr="00E004C7">
        <w:t>giáo</w:t>
      </w:r>
      <w:proofErr w:type="spellEnd"/>
      <w:r w:rsidRPr="00E004C7">
        <w:t xml:space="preserve"> </w:t>
      </w:r>
      <w:proofErr w:type="spellStart"/>
      <w:r w:rsidRPr="00E004C7">
        <w:t>vào</w:t>
      </w:r>
      <w:proofErr w:type="spellEnd"/>
      <w:r w:rsidRPr="00E004C7">
        <w:t xml:space="preserve"> </w:t>
      </w:r>
      <w:proofErr w:type="spellStart"/>
      <w:r w:rsidRPr="00E004C7">
        <w:t>đùi</w:t>
      </w:r>
      <w:proofErr w:type="spellEnd"/>
      <w:r w:rsidRPr="00E004C7">
        <w:t xml:space="preserve"> </w:t>
      </w:r>
      <w:proofErr w:type="spellStart"/>
      <w:r w:rsidRPr="00E004C7">
        <w:t>chảy</w:t>
      </w:r>
      <w:proofErr w:type="spellEnd"/>
      <w:r w:rsidRPr="00E004C7">
        <w:t xml:space="preserve"> </w:t>
      </w:r>
      <w:proofErr w:type="spellStart"/>
      <w:r w:rsidRPr="00E004C7">
        <w:t>máu</w:t>
      </w:r>
      <w:proofErr w:type="spellEnd"/>
      <w:r w:rsidRPr="00E004C7">
        <w:t xml:space="preserve"> </w:t>
      </w:r>
      <w:proofErr w:type="spellStart"/>
      <w:r w:rsidRPr="00E004C7">
        <w:t>mà</w:t>
      </w:r>
      <w:proofErr w:type="spellEnd"/>
      <w:r w:rsidRPr="00E004C7">
        <w:t xml:space="preserve"> </w:t>
      </w:r>
      <w:proofErr w:type="spellStart"/>
      <w:r w:rsidRPr="00E004C7">
        <w:t>ông</w:t>
      </w:r>
      <w:proofErr w:type="spellEnd"/>
      <w:r w:rsidRPr="00E004C7">
        <w:t xml:space="preserve"> </w:t>
      </w:r>
      <w:proofErr w:type="spellStart"/>
      <w:r w:rsidRPr="00E004C7">
        <w:t>vẫn</w:t>
      </w:r>
      <w:proofErr w:type="spellEnd"/>
      <w:r w:rsidRPr="00E004C7">
        <w:t xml:space="preserve"> </w:t>
      </w:r>
      <w:proofErr w:type="spellStart"/>
      <w:r w:rsidRPr="00E004C7">
        <w:t>không</w:t>
      </w:r>
      <w:proofErr w:type="spellEnd"/>
      <w:r w:rsidRPr="00E004C7">
        <w:t xml:space="preserve"> </w:t>
      </w:r>
      <w:proofErr w:type="spellStart"/>
      <w:r w:rsidRPr="00E004C7">
        <w:t>nhúc</w:t>
      </w:r>
      <w:proofErr w:type="spellEnd"/>
      <w:r w:rsidRPr="00E004C7">
        <w:t xml:space="preserve"> </w:t>
      </w:r>
      <w:proofErr w:type="spellStart"/>
      <w:r w:rsidRPr="00E004C7">
        <w:t>nhích</w:t>
      </w:r>
      <w:proofErr w:type="spellEnd"/>
      <w:r w:rsidRPr="00E004C7">
        <w:t xml:space="preserve">. </w:t>
      </w:r>
      <w:proofErr w:type="spellStart"/>
      <w:r w:rsidR="0028727E" w:rsidRPr="0028727E">
        <w:t>Hưng</w:t>
      </w:r>
      <w:proofErr w:type="spellEnd"/>
      <w:r w:rsidR="0028727E" w:rsidRPr="0028727E">
        <w:t xml:space="preserve"> </w:t>
      </w:r>
      <w:proofErr w:type="spellStart"/>
      <w:r w:rsidR="0028727E" w:rsidRPr="0028727E">
        <w:t>Đạo</w:t>
      </w:r>
      <w:proofErr w:type="spellEnd"/>
      <w:r w:rsidR="0028727E" w:rsidRPr="0028727E">
        <w:t xml:space="preserve"> Vương </w:t>
      </w:r>
      <w:proofErr w:type="spellStart"/>
      <w:r w:rsidR="0028727E" w:rsidRPr="0028727E">
        <w:t>lấy</w:t>
      </w:r>
      <w:proofErr w:type="spellEnd"/>
      <w:r w:rsidR="0028727E" w:rsidRPr="0028727E">
        <w:t xml:space="preserve"> </w:t>
      </w:r>
      <w:proofErr w:type="spellStart"/>
      <w:r w:rsidR="0028727E" w:rsidRPr="0028727E">
        <w:t>làm</w:t>
      </w:r>
      <w:proofErr w:type="spellEnd"/>
      <w:r w:rsidR="0028727E" w:rsidRPr="0028727E">
        <w:t xml:space="preserve"> </w:t>
      </w:r>
      <w:proofErr w:type="spellStart"/>
      <w:r w:rsidR="0028727E" w:rsidRPr="0028727E">
        <w:t>lạ</w:t>
      </w:r>
      <w:proofErr w:type="spellEnd"/>
      <w:r w:rsidR="0028727E" w:rsidRPr="0028727E">
        <w:t xml:space="preserve">, </w:t>
      </w:r>
      <w:proofErr w:type="spellStart"/>
      <w:r w:rsidR="0028727E" w:rsidRPr="0028727E">
        <w:t>bèn</w:t>
      </w:r>
      <w:proofErr w:type="spellEnd"/>
      <w:r w:rsidR="0028727E" w:rsidRPr="0028727E">
        <w:t xml:space="preserve"> </w:t>
      </w:r>
      <w:proofErr w:type="spellStart"/>
      <w:r w:rsidR="0028727E" w:rsidRPr="0028727E">
        <w:t>cho</w:t>
      </w:r>
      <w:proofErr w:type="spellEnd"/>
      <w:r w:rsidR="0028727E" w:rsidRPr="0028727E">
        <w:t xml:space="preserve"> </w:t>
      </w:r>
      <w:proofErr w:type="spellStart"/>
      <w:r w:rsidR="0028727E" w:rsidRPr="0028727E">
        <w:t>quân</w:t>
      </w:r>
      <w:proofErr w:type="spellEnd"/>
      <w:r w:rsidR="0028727E" w:rsidRPr="0028727E">
        <w:t xml:space="preserve"> </w:t>
      </w:r>
      <w:proofErr w:type="spellStart"/>
      <w:r w:rsidR="0028727E" w:rsidRPr="0028727E">
        <w:t>dừng</w:t>
      </w:r>
      <w:proofErr w:type="spellEnd"/>
      <w:r w:rsidR="0028727E" w:rsidRPr="0028727E">
        <w:t xml:space="preserve"> </w:t>
      </w:r>
      <w:proofErr w:type="spellStart"/>
      <w:r w:rsidR="0028727E" w:rsidRPr="0028727E">
        <w:t>lại</w:t>
      </w:r>
      <w:proofErr w:type="spellEnd"/>
      <w:r w:rsidR="0028727E" w:rsidRPr="0028727E">
        <w:t xml:space="preserve"> </w:t>
      </w:r>
      <w:proofErr w:type="spellStart"/>
      <w:r w:rsidR="0028727E" w:rsidRPr="0028727E">
        <w:t>tới</w:t>
      </w:r>
      <w:proofErr w:type="spellEnd"/>
      <w:r w:rsidR="0028727E" w:rsidRPr="0028727E">
        <w:t xml:space="preserve"> </w:t>
      </w:r>
      <w:proofErr w:type="spellStart"/>
      <w:r w:rsidR="0028727E" w:rsidRPr="0028727E">
        <w:t>hỏi</w:t>
      </w:r>
      <w:proofErr w:type="spellEnd"/>
      <w:r w:rsidR="0028727E" w:rsidRPr="0028727E">
        <w:t xml:space="preserve"> </w:t>
      </w:r>
      <w:proofErr w:type="spellStart"/>
      <w:r w:rsidR="0028727E" w:rsidRPr="0028727E">
        <w:t>đầu</w:t>
      </w:r>
      <w:proofErr w:type="spellEnd"/>
      <w:r w:rsidR="0028727E" w:rsidRPr="0028727E">
        <w:t xml:space="preserve"> </w:t>
      </w:r>
      <w:proofErr w:type="spellStart"/>
      <w:r w:rsidR="0028727E" w:rsidRPr="0028727E">
        <w:t>đuôi</w:t>
      </w:r>
      <w:proofErr w:type="spellEnd"/>
      <w:r w:rsidR="0028727E" w:rsidRPr="0028727E">
        <w:t xml:space="preserve"> </w:t>
      </w:r>
      <w:proofErr w:type="spellStart"/>
      <w:r w:rsidR="0028727E" w:rsidRPr="0028727E">
        <w:t>sự</w:t>
      </w:r>
      <w:proofErr w:type="spellEnd"/>
      <w:r w:rsidR="0028727E" w:rsidRPr="0028727E">
        <w:t xml:space="preserve"> </w:t>
      </w:r>
      <w:proofErr w:type="spellStart"/>
      <w:r w:rsidR="0028727E" w:rsidRPr="0028727E">
        <w:t>việc</w:t>
      </w:r>
      <w:proofErr w:type="spellEnd"/>
      <w:r w:rsidR="0028727E" w:rsidRPr="0028727E">
        <w:t xml:space="preserve">. </w:t>
      </w:r>
      <w:proofErr w:type="spellStart"/>
      <w:r w:rsidR="0028727E" w:rsidRPr="0028727E">
        <w:t>Ngũ</w:t>
      </w:r>
      <w:proofErr w:type="spellEnd"/>
      <w:r w:rsidR="0028727E" w:rsidRPr="0028727E">
        <w:t xml:space="preserve"> </w:t>
      </w:r>
      <w:proofErr w:type="spellStart"/>
      <w:r w:rsidR="0028727E" w:rsidRPr="0028727E">
        <w:t>Lão</w:t>
      </w:r>
      <w:proofErr w:type="spellEnd"/>
      <w:r w:rsidR="0028727E" w:rsidRPr="0028727E">
        <w:t xml:space="preserve"> </w:t>
      </w:r>
      <w:proofErr w:type="spellStart"/>
      <w:r w:rsidR="0028727E" w:rsidRPr="0028727E">
        <w:t>lúc</w:t>
      </w:r>
      <w:proofErr w:type="spellEnd"/>
      <w:r w:rsidR="0028727E" w:rsidRPr="0028727E">
        <w:t xml:space="preserve"> </w:t>
      </w:r>
      <w:proofErr w:type="spellStart"/>
      <w:r w:rsidR="0028727E" w:rsidRPr="0028727E">
        <w:t>bấy</w:t>
      </w:r>
      <w:proofErr w:type="spellEnd"/>
      <w:r w:rsidR="0028727E" w:rsidRPr="0028727E">
        <w:t xml:space="preserve"> </w:t>
      </w:r>
      <w:proofErr w:type="spellStart"/>
      <w:r w:rsidR="0028727E" w:rsidRPr="0028727E">
        <w:t>giờ</w:t>
      </w:r>
      <w:proofErr w:type="spellEnd"/>
      <w:r w:rsidR="0028727E" w:rsidRPr="0028727E">
        <w:t xml:space="preserve"> </w:t>
      </w:r>
      <w:proofErr w:type="spellStart"/>
      <w:r w:rsidR="0028727E" w:rsidRPr="0028727E">
        <w:t>mới</w:t>
      </w:r>
      <w:proofErr w:type="spellEnd"/>
      <w:r w:rsidR="0028727E" w:rsidRPr="0028727E">
        <w:t xml:space="preserve"> </w:t>
      </w:r>
      <w:proofErr w:type="spellStart"/>
      <w:r w:rsidR="0028727E" w:rsidRPr="0028727E">
        <w:t>nhìn</w:t>
      </w:r>
      <w:proofErr w:type="spellEnd"/>
      <w:r w:rsidR="0028727E" w:rsidRPr="0028727E">
        <w:t xml:space="preserve"> </w:t>
      </w:r>
      <w:proofErr w:type="spellStart"/>
      <w:r w:rsidR="0028727E" w:rsidRPr="0028727E">
        <w:t>lên</w:t>
      </w:r>
      <w:proofErr w:type="spellEnd"/>
      <w:r w:rsidR="0028727E" w:rsidRPr="0028727E">
        <w:t xml:space="preserve">, </w:t>
      </w:r>
      <w:proofErr w:type="spellStart"/>
      <w:r w:rsidR="0028727E" w:rsidRPr="0028727E">
        <w:t>thấy</w:t>
      </w:r>
      <w:proofErr w:type="spellEnd"/>
      <w:r w:rsidR="0028727E" w:rsidRPr="0028727E">
        <w:t xml:space="preserve"> </w:t>
      </w:r>
      <w:proofErr w:type="spellStart"/>
      <w:r w:rsidR="0028727E" w:rsidRPr="0028727E">
        <w:t>vị</w:t>
      </w:r>
      <w:proofErr w:type="spellEnd"/>
      <w:r w:rsidR="0028727E" w:rsidRPr="0028727E">
        <w:t xml:space="preserve"> </w:t>
      </w:r>
      <w:proofErr w:type="spellStart"/>
      <w:r w:rsidR="0028727E" w:rsidRPr="0028727E">
        <w:t>tướng</w:t>
      </w:r>
      <w:proofErr w:type="spellEnd"/>
      <w:r w:rsidR="0028727E" w:rsidRPr="0028727E">
        <w:t xml:space="preserve"> </w:t>
      </w:r>
      <w:proofErr w:type="spellStart"/>
      <w:r w:rsidR="0028727E" w:rsidRPr="0028727E">
        <w:t>đã</w:t>
      </w:r>
      <w:proofErr w:type="spellEnd"/>
      <w:r w:rsidR="0028727E" w:rsidRPr="0028727E">
        <w:t xml:space="preserve"> </w:t>
      </w:r>
      <w:proofErr w:type="spellStart"/>
      <w:r w:rsidR="0028727E" w:rsidRPr="0028727E">
        <w:t>đứng</w:t>
      </w:r>
      <w:proofErr w:type="spellEnd"/>
      <w:r w:rsidR="0028727E" w:rsidRPr="0028727E">
        <w:t xml:space="preserve"> </w:t>
      </w:r>
      <w:proofErr w:type="spellStart"/>
      <w:r w:rsidR="0028727E" w:rsidRPr="0028727E">
        <w:t>tuổi</w:t>
      </w:r>
      <w:proofErr w:type="spellEnd"/>
      <w:r w:rsidR="0028727E" w:rsidRPr="0028727E">
        <w:t xml:space="preserve">, </w:t>
      </w:r>
      <w:proofErr w:type="spellStart"/>
      <w:r w:rsidR="0028727E" w:rsidRPr="0028727E">
        <w:t>cằm</w:t>
      </w:r>
      <w:proofErr w:type="spellEnd"/>
      <w:r w:rsidR="0028727E" w:rsidRPr="0028727E">
        <w:t xml:space="preserve"> </w:t>
      </w:r>
      <w:proofErr w:type="spellStart"/>
      <w:r w:rsidR="0028727E" w:rsidRPr="0028727E">
        <w:t>vuông</w:t>
      </w:r>
      <w:proofErr w:type="spellEnd"/>
      <w:r w:rsidR="0028727E" w:rsidRPr="0028727E">
        <w:t xml:space="preserve"> </w:t>
      </w:r>
      <w:proofErr w:type="spellStart"/>
      <w:r w:rsidR="0028727E" w:rsidRPr="0028727E">
        <w:t>mắt</w:t>
      </w:r>
      <w:proofErr w:type="spellEnd"/>
      <w:r w:rsidR="0028727E" w:rsidRPr="0028727E">
        <w:t xml:space="preserve"> </w:t>
      </w:r>
      <w:proofErr w:type="spellStart"/>
      <w:r w:rsidR="0028727E" w:rsidRPr="0028727E">
        <w:t>sáng</w:t>
      </w:r>
      <w:proofErr w:type="spellEnd"/>
      <w:r w:rsidR="0028727E" w:rsidRPr="0028727E">
        <w:t xml:space="preserve">, </w:t>
      </w:r>
      <w:proofErr w:type="spellStart"/>
      <w:r w:rsidR="0028727E" w:rsidRPr="0028727E">
        <w:t>chòm</w:t>
      </w:r>
      <w:proofErr w:type="spellEnd"/>
      <w:r w:rsidR="0028727E" w:rsidRPr="0028727E">
        <w:t xml:space="preserve"> </w:t>
      </w:r>
      <w:proofErr w:type="spellStart"/>
      <w:r w:rsidR="0028727E" w:rsidRPr="0028727E">
        <w:t>râu</w:t>
      </w:r>
      <w:proofErr w:type="spellEnd"/>
      <w:r w:rsidR="0028727E" w:rsidRPr="0028727E">
        <w:t xml:space="preserve"> </w:t>
      </w:r>
      <w:proofErr w:type="spellStart"/>
      <w:r w:rsidR="0028727E" w:rsidRPr="0028727E">
        <w:t>đen</w:t>
      </w:r>
      <w:proofErr w:type="spellEnd"/>
      <w:r w:rsidR="0028727E" w:rsidRPr="0028727E">
        <w:t xml:space="preserve">, </w:t>
      </w:r>
      <w:proofErr w:type="spellStart"/>
      <w:r w:rsidR="0028727E" w:rsidRPr="0028727E">
        <w:t>nét</w:t>
      </w:r>
      <w:proofErr w:type="spellEnd"/>
      <w:r w:rsidR="0028727E" w:rsidRPr="0028727E">
        <w:t xml:space="preserve"> </w:t>
      </w:r>
      <w:proofErr w:type="spellStart"/>
      <w:r w:rsidR="0028727E" w:rsidRPr="0028727E">
        <w:t>mặt</w:t>
      </w:r>
      <w:proofErr w:type="spellEnd"/>
      <w:r w:rsidR="0028727E" w:rsidRPr="0028727E">
        <w:t xml:space="preserve"> </w:t>
      </w:r>
      <w:proofErr w:type="spellStart"/>
      <w:r w:rsidR="0028727E" w:rsidRPr="0028727E">
        <w:t>uy</w:t>
      </w:r>
      <w:proofErr w:type="spellEnd"/>
      <w:r w:rsidR="0028727E" w:rsidRPr="0028727E">
        <w:t xml:space="preserve"> </w:t>
      </w:r>
      <w:proofErr w:type="spellStart"/>
      <w:r w:rsidR="0028727E" w:rsidRPr="0028727E">
        <w:t>nghi</w:t>
      </w:r>
      <w:proofErr w:type="spellEnd"/>
      <w:r w:rsidR="0028727E" w:rsidRPr="0028727E">
        <w:t xml:space="preserve">, </w:t>
      </w:r>
      <w:proofErr w:type="spellStart"/>
      <w:r w:rsidR="0028727E" w:rsidRPr="0028727E">
        <w:t>bèn</w:t>
      </w:r>
      <w:proofErr w:type="spellEnd"/>
      <w:r w:rsidR="0028727E" w:rsidRPr="0028727E">
        <w:t xml:space="preserve"> </w:t>
      </w:r>
      <w:proofErr w:type="spellStart"/>
      <w:r w:rsidR="0028727E" w:rsidRPr="0028727E">
        <w:t>đừng</w:t>
      </w:r>
      <w:proofErr w:type="spellEnd"/>
      <w:r w:rsidR="0028727E" w:rsidRPr="0028727E">
        <w:t xml:space="preserve"> </w:t>
      </w:r>
      <w:proofErr w:type="spellStart"/>
      <w:r w:rsidR="0028727E" w:rsidRPr="0028727E">
        <w:t>lên</w:t>
      </w:r>
      <w:proofErr w:type="spellEnd"/>
      <w:r w:rsidR="0028727E" w:rsidRPr="0028727E">
        <w:t xml:space="preserve">, </w:t>
      </w:r>
      <w:proofErr w:type="spellStart"/>
      <w:r w:rsidR="0028727E" w:rsidRPr="0028727E">
        <w:t>vòng</w:t>
      </w:r>
      <w:proofErr w:type="spellEnd"/>
      <w:r w:rsidR="0028727E" w:rsidRPr="0028727E">
        <w:t xml:space="preserve"> </w:t>
      </w:r>
      <w:proofErr w:type="spellStart"/>
      <w:r w:rsidR="0028727E" w:rsidRPr="0028727E">
        <w:t>tay</w:t>
      </w:r>
      <w:proofErr w:type="spellEnd"/>
      <w:r w:rsidR="0028727E" w:rsidRPr="0028727E">
        <w:t xml:space="preserve"> </w:t>
      </w:r>
      <w:proofErr w:type="spellStart"/>
      <w:r w:rsidR="0028727E" w:rsidRPr="0028727E">
        <w:t>cúi</w:t>
      </w:r>
      <w:proofErr w:type="spellEnd"/>
      <w:r w:rsidR="0028727E" w:rsidRPr="0028727E">
        <w:t xml:space="preserve"> </w:t>
      </w:r>
      <w:proofErr w:type="spellStart"/>
      <w:r w:rsidR="0028727E" w:rsidRPr="0028727E">
        <w:t>đầu</w:t>
      </w:r>
      <w:proofErr w:type="spellEnd"/>
      <w:r w:rsidR="0028727E" w:rsidRPr="0028727E">
        <w:t xml:space="preserve"> </w:t>
      </w:r>
      <w:proofErr w:type="spellStart"/>
      <w:r w:rsidR="0028727E" w:rsidRPr="0028727E">
        <w:t>thi</w:t>
      </w:r>
      <w:proofErr w:type="spellEnd"/>
      <w:r w:rsidR="0028727E" w:rsidRPr="0028727E">
        <w:t xml:space="preserve"> </w:t>
      </w:r>
      <w:proofErr w:type="spellStart"/>
      <w:r w:rsidR="0028727E" w:rsidRPr="0028727E">
        <w:t>lễ</w:t>
      </w:r>
      <w:proofErr w:type="spellEnd"/>
      <w:r w:rsidR="0028727E" w:rsidRPr="0028727E">
        <w:t xml:space="preserve"> </w:t>
      </w:r>
      <w:proofErr w:type="spellStart"/>
      <w:r w:rsidR="0028727E" w:rsidRPr="0028727E">
        <w:t>trả</w:t>
      </w:r>
      <w:proofErr w:type="spellEnd"/>
      <w:r w:rsidR="0028727E" w:rsidRPr="0028727E">
        <w:t xml:space="preserve"> </w:t>
      </w:r>
      <w:proofErr w:type="spellStart"/>
      <w:r w:rsidR="0028727E" w:rsidRPr="0028727E">
        <w:t>lời</w:t>
      </w:r>
      <w:proofErr w:type="spellEnd"/>
      <w:r w:rsidR="0028727E" w:rsidRPr="0028727E">
        <w:t xml:space="preserve">: </w:t>
      </w:r>
      <w:proofErr w:type="gramStart"/>
      <w:r w:rsidR="0028727E" w:rsidRPr="0028727E">
        <w:t xml:space="preserve">“ </w:t>
      </w:r>
      <w:proofErr w:type="spellStart"/>
      <w:r w:rsidR="0028727E" w:rsidRPr="0028727E">
        <w:t>Thưa</w:t>
      </w:r>
      <w:proofErr w:type="spellEnd"/>
      <w:proofErr w:type="gramEnd"/>
      <w:r w:rsidR="0028727E" w:rsidRPr="0028727E">
        <w:t xml:space="preserve"> Đức </w:t>
      </w:r>
      <w:proofErr w:type="spellStart"/>
      <w:r w:rsidR="0028727E" w:rsidRPr="0028727E">
        <w:t>ông</w:t>
      </w:r>
      <w:proofErr w:type="spellEnd"/>
      <w:r w:rsidR="0028727E" w:rsidRPr="0028727E">
        <w:t xml:space="preserve">, </w:t>
      </w:r>
      <w:proofErr w:type="spellStart"/>
      <w:r w:rsidR="0028727E" w:rsidRPr="0028727E">
        <w:t>thần</w:t>
      </w:r>
      <w:proofErr w:type="spellEnd"/>
      <w:r w:rsidR="0028727E" w:rsidRPr="0028727E">
        <w:t xml:space="preserve"> </w:t>
      </w:r>
      <w:proofErr w:type="spellStart"/>
      <w:r w:rsidR="0028727E" w:rsidRPr="0028727E">
        <w:t>họ</w:t>
      </w:r>
      <w:proofErr w:type="spellEnd"/>
      <w:r w:rsidR="0028727E" w:rsidRPr="0028727E">
        <w:t xml:space="preserve"> Phạm, </w:t>
      </w:r>
      <w:proofErr w:type="spellStart"/>
      <w:r w:rsidR="0028727E" w:rsidRPr="0028727E">
        <w:t>tên</w:t>
      </w:r>
      <w:proofErr w:type="spellEnd"/>
      <w:r w:rsidR="0028727E" w:rsidRPr="0028727E">
        <w:t xml:space="preserve"> </w:t>
      </w:r>
      <w:proofErr w:type="spellStart"/>
      <w:r w:rsidR="0028727E" w:rsidRPr="0028727E">
        <w:t>Ngũ</w:t>
      </w:r>
      <w:proofErr w:type="spellEnd"/>
      <w:r w:rsidR="0028727E" w:rsidRPr="0028727E">
        <w:t xml:space="preserve"> </w:t>
      </w:r>
      <w:proofErr w:type="spellStart"/>
      <w:r w:rsidR="0028727E" w:rsidRPr="0028727E">
        <w:t>Lão</w:t>
      </w:r>
      <w:proofErr w:type="spellEnd"/>
      <w:r w:rsidR="0028727E" w:rsidRPr="0028727E">
        <w:t xml:space="preserve"> </w:t>
      </w:r>
      <w:proofErr w:type="spellStart"/>
      <w:r w:rsidR="0028727E" w:rsidRPr="0028727E">
        <w:t>quê</w:t>
      </w:r>
      <w:proofErr w:type="spellEnd"/>
      <w:r w:rsidR="0028727E" w:rsidRPr="0028727E">
        <w:t xml:space="preserve"> ở </w:t>
      </w:r>
      <w:proofErr w:type="spellStart"/>
      <w:r w:rsidR="0028727E" w:rsidRPr="0028727E">
        <w:t>Phù</w:t>
      </w:r>
      <w:proofErr w:type="spellEnd"/>
      <w:r w:rsidR="0028727E" w:rsidRPr="0028727E">
        <w:t xml:space="preserve"> </w:t>
      </w:r>
      <w:proofErr w:type="spellStart"/>
      <w:r w:rsidR="0028727E" w:rsidRPr="0028727E">
        <w:t>Ủng</w:t>
      </w:r>
      <w:proofErr w:type="spellEnd"/>
      <w:r w:rsidR="0028727E" w:rsidRPr="0028727E">
        <w:t xml:space="preserve">. </w:t>
      </w:r>
      <w:proofErr w:type="spellStart"/>
      <w:r w:rsidR="0028727E" w:rsidRPr="0028727E">
        <w:t>Nhà</w:t>
      </w:r>
      <w:proofErr w:type="spellEnd"/>
      <w:r w:rsidR="0028727E" w:rsidRPr="0028727E">
        <w:t xml:space="preserve"> </w:t>
      </w:r>
      <w:proofErr w:type="spellStart"/>
      <w:r w:rsidR="0028727E" w:rsidRPr="0028727E">
        <w:t>nghèo</w:t>
      </w:r>
      <w:proofErr w:type="spellEnd"/>
      <w:r w:rsidR="0028727E" w:rsidRPr="0028727E">
        <w:t xml:space="preserve">, </w:t>
      </w:r>
      <w:proofErr w:type="spellStart"/>
      <w:r w:rsidR="0028727E" w:rsidRPr="0028727E">
        <w:t>ruộng</w:t>
      </w:r>
      <w:proofErr w:type="spellEnd"/>
      <w:r w:rsidR="0028727E" w:rsidRPr="0028727E">
        <w:t xml:space="preserve"> </w:t>
      </w:r>
      <w:proofErr w:type="spellStart"/>
      <w:r w:rsidR="0028727E" w:rsidRPr="0028727E">
        <w:t>không</w:t>
      </w:r>
      <w:proofErr w:type="spellEnd"/>
      <w:r w:rsidR="0028727E" w:rsidRPr="0028727E">
        <w:t xml:space="preserve"> </w:t>
      </w:r>
      <w:proofErr w:type="spellStart"/>
      <w:r w:rsidR="0028727E" w:rsidRPr="0028727E">
        <w:t>có</w:t>
      </w:r>
      <w:proofErr w:type="spellEnd"/>
      <w:r w:rsidR="0028727E" w:rsidRPr="0028727E">
        <w:t xml:space="preserve">, </w:t>
      </w:r>
      <w:proofErr w:type="spellStart"/>
      <w:r w:rsidR="0028727E" w:rsidRPr="0028727E">
        <w:t>phải</w:t>
      </w:r>
      <w:proofErr w:type="spellEnd"/>
      <w:r w:rsidR="0028727E" w:rsidRPr="0028727E">
        <w:t xml:space="preserve"> </w:t>
      </w:r>
      <w:proofErr w:type="spellStart"/>
      <w:r w:rsidR="0028727E" w:rsidRPr="0028727E">
        <w:t>làm</w:t>
      </w:r>
      <w:proofErr w:type="spellEnd"/>
      <w:r w:rsidR="0028727E" w:rsidRPr="0028727E">
        <w:t xml:space="preserve"> </w:t>
      </w:r>
      <w:proofErr w:type="spellStart"/>
      <w:r w:rsidR="0028727E" w:rsidRPr="0028727E">
        <w:t>nghề</w:t>
      </w:r>
      <w:proofErr w:type="spellEnd"/>
      <w:r w:rsidR="0028727E" w:rsidRPr="0028727E">
        <w:t xml:space="preserve"> </w:t>
      </w:r>
      <w:proofErr w:type="spellStart"/>
      <w:r w:rsidR="0028727E" w:rsidRPr="0028727E">
        <w:t>đan</w:t>
      </w:r>
      <w:proofErr w:type="spellEnd"/>
      <w:r w:rsidR="0028727E" w:rsidRPr="0028727E">
        <w:t xml:space="preserve"> </w:t>
      </w:r>
      <w:proofErr w:type="spellStart"/>
      <w:r w:rsidR="0028727E" w:rsidRPr="0028727E">
        <w:t>sọt</w:t>
      </w:r>
      <w:proofErr w:type="spellEnd"/>
      <w:r w:rsidR="0028727E" w:rsidRPr="0028727E">
        <w:t xml:space="preserve"> </w:t>
      </w:r>
      <w:proofErr w:type="spellStart"/>
      <w:r w:rsidR="0028727E" w:rsidRPr="0028727E">
        <w:t>nuôi</w:t>
      </w:r>
      <w:proofErr w:type="spellEnd"/>
      <w:r w:rsidR="0028727E" w:rsidRPr="0028727E">
        <w:t xml:space="preserve"> </w:t>
      </w:r>
      <w:proofErr w:type="spellStart"/>
      <w:r w:rsidR="0028727E" w:rsidRPr="0028727E">
        <w:t>mẹ</w:t>
      </w:r>
      <w:proofErr w:type="spellEnd"/>
      <w:r w:rsidR="0028727E" w:rsidRPr="0028727E">
        <w:t xml:space="preserve"> </w:t>
      </w:r>
      <w:proofErr w:type="spellStart"/>
      <w:r w:rsidR="0028727E" w:rsidRPr="0028727E">
        <w:t>già</w:t>
      </w:r>
      <w:proofErr w:type="spellEnd"/>
      <w:r w:rsidR="0028727E" w:rsidRPr="0028727E">
        <w:t xml:space="preserve">. </w:t>
      </w:r>
      <w:proofErr w:type="spellStart"/>
      <w:r w:rsidR="0028727E" w:rsidRPr="0028727E">
        <w:t>Thần</w:t>
      </w:r>
      <w:proofErr w:type="spellEnd"/>
      <w:r w:rsidR="0028727E" w:rsidRPr="0028727E">
        <w:t xml:space="preserve"> </w:t>
      </w:r>
      <w:proofErr w:type="spellStart"/>
      <w:r w:rsidR="0028727E" w:rsidRPr="0028727E">
        <w:t>mải</w:t>
      </w:r>
      <w:proofErr w:type="spellEnd"/>
      <w:r w:rsidR="0028727E" w:rsidRPr="0028727E">
        <w:t xml:space="preserve"> </w:t>
      </w:r>
      <w:proofErr w:type="spellStart"/>
      <w:r w:rsidR="0028727E" w:rsidRPr="0028727E">
        <w:t>nghĩ</w:t>
      </w:r>
      <w:proofErr w:type="spellEnd"/>
      <w:r w:rsidR="0028727E" w:rsidRPr="0028727E">
        <w:t xml:space="preserve"> </w:t>
      </w:r>
      <w:proofErr w:type="spellStart"/>
      <w:r w:rsidR="0028727E" w:rsidRPr="0028727E">
        <w:t>mấy</w:t>
      </w:r>
      <w:proofErr w:type="spellEnd"/>
      <w:r w:rsidR="0028727E" w:rsidRPr="0028727E">
        <w:t xml:space="preserve"> </w:t>
      </w:r>
      <w:proofErr w:type="spellStart"/>
      <w:r w:rsidR="0028727E" w:rsidRPr="0028727E">
        <w:t>câu</w:t>
      </w:r>
      <w:proofErr w:type="spellEnd"/>
      <w:r w:rsidR="0028727E" w:rsidRPr="0028727E">
        <w:t xml:space="preserve"> </w:t>
      </w:r>
      <w:proofErr w:type="spellStart"/>
      <w:r w:rsidR="0028727E" w:rsidRPr="0028727E">
        <w:t>trong</w:t>
      </w:r>
      <w:proofErr w:type="spellEnd"/>
      <w:r w:rsidR="0028727E" w:rsidRPr="0028727E">
        <w:t xml:space="preserve"> </w:t>
      </w:r>
      <w:proofErr w:type="spellStart"/>
      <w:r w:rsidR="0028727E" w:rsidRPr="0028727E">
        <w:t>binh</w:t>
      </w:r>
      <w:proofErr w:type="spellEnd"/>
      <w:r w:rsidR="0028727E" w:rsidRPr="0028727E">
        <w:t xml:space="preserve"> </w:t>
      </w:r>
      <w:proofErr w:type="spellStart"/>
      <w:r w:rsidR="0028727E" w:rsidRPr="0028727E">
        <w:t>thư</w:t>
      </w:r>
      <w:proofErr w:type="spellEnd"/>
      <w:r w:rsidR="0028727E" w:rsidRPr="0028727E">
        <w:t xml:space="preserve"> </w:t>
      </w:r>
      <w:proofErr w:type="spellStart"/>
      <w:r w:rsidR="0028727E" w:rsidRPr="0028727E">
        <w:t>nên</w:t>
      </w:r>
      <w:proofErr w:type="spellEnd"/>
      <w:r w:rsidR="0028727E" w:rsidRPr="0028727E">
        <w:t xml:space="preserve"> </w:t>
      </w:r>
      <w:proofErr w:type="spellStart"/>
      <w:r w:rsidR="0028727E" w:rsidRPr="0028727E">
        <w:t>không</w:t>
      </w:r>
      <w:proofErr w:type="spellEnd"/>
      <w:r w:rsidR="0028727E" w:rsidRPr="0028727E">
        <w:t xml:space="preserve"> </w:t>
      </w:r>
      <w:proofErr w:type="spellStart"/>
      <w:r w:rsidR="0028727E" w:rsidRPr="0028727E">
        <w:t>biết</w:t>
      </w:r>
      <w:proofErr w:type="spellEnd"/>
      <w:r w:rsidR="0028727E" w:rsidRPr="0028727E">
        <w:t xml:space="preserve"> </w:t>
      </w:r>
      <w:proofErr w:type="spellStart"/>
      <w:r w:rsidR="0028727E" w:rsidRPr="0028727E">
        <w:t>có</w:t>
      </w:r>
      <w:proofErr w:type="spellEnd"/>
      <w:r w:rsidR="0028727E" w:rsidRPr="0028727E">
        <w:t xml:space="preserve"> </w:t>
      </w:r>
      <w:proofErr w:type="spellStart"/>
      <w:r w:rsidR="0028727E" w:rsidRPr="0028727E">
        <w:t>quân</w:t>
      </w:r>
      <w:proofErr w:type="spellEnd"/>
      <w:r w:rsidR="0028727E" w:rsidRPr="0028727E">
        <w:t xml:space="preserve"> </w:t>
      </w:r>
      <w:proofErr w:type="spellStart"/>
      <w:r w:rsidR="0028727E" w:rsidRPr="0028727E">
        <w:t>của</w:t>
      </w:r>
      <w:proofErr w:type="spellEnd"/>
      <w:r w:rsidR="0028727E" w:rsidRPr="0028727E">
        <w:t xml:space="preserve"> Đức </w:t>
      </w:r>
      <w:proofErr w:type="spellStart"/>
      <w:r w:rsidR="0028727E" w:rsidRPr="0028727E">
        <w:t>ông</w:t>
      </w:r>
      <w:proofErr w:type="spellEnd"/>
      <w:r w:rsidR="0028727E" w:rsidRPr="0028727E">
        <w:t xml:space="preserve"> qua </w:t>
      </w:r>
      <w:proofErr w:type="spellStart"/>
      <w:r w:rsidR="0028727E" w:rsidRPr="0028727E">
        <w:t>đây</w:t>
      </w:r>
      <w:proofErr w:type="spellEnd"/>
      <w:r w:rsidR="0028727E" w:rsidRPr="0028727E">
        <w:t xml:space="preserve">. Xin Đức </w:t>
      </w:r>
      <w:proofErr w:type="spellStart"/>
      <w:r w:rsidR="0028727E" w:rsidRPr="0028727E">
        <w:t>ông</w:t>
      </w:r>
      <w:proofErr w:type="spellEnd"/>
      <w:r w:rsidR="0028727E" w:rsidRPr="0028727E">
        <w:t xml:space="preserve"> </w:t>
      </w:r>
      <w:proofErr w:type="spellStart"/>
      <w:r w:rsidR="0028727E" w:rsidRPr="0028727E">
        <w:t>xá</w:t>
      </w:r>
      <w:proofErr w:type="spellEnd"/>
      <w:r w:rsidR="0028727E" w:rsidRPr="0028727E">
        <w:t xml:space="preserve"> </w:t>
      </w:r>
      <w:proofErr w:type="spellStart"/>
      <w:r w:rsidR="0028727E" w:rsidRPr="0028727E">
        <w:t>tội</w:t>
      </w:r>
      <w:proofErr w:type="spellEnd"/>
      <w:r w:rsidR="0028727E" w:rsidRPr="0028727E">
        <w:t xml:space="preserve">”. </w:t>
      </w:r>
      <w:proofErr w:type="spellStart"/>
      <w:r w:rsidR="0028727E" w:rsidRPr="0028727E">
        <w:t>Thấy</w:t>
      </w:r>
      <w:proofErr w:type="spellEnd"/>
      <w:r w:rsidR="0028727E" w:rsidRPr="0028727E">
        <w:t xml:space="preserve"> </w:t>
      </w:r>
      <w:proofErr w:type="spellStart"/>
      <w:r w:rsidR="0028727E" w:rsidRPr="0028727E">
        <w:t>chàng</w:t>
      </w:r>
      <w:proofErr w:type="spellEnd"/>
      <w:r w:rsidR="0028727E" w:rsidRPr="0028727E">
        <w:t xml:space="preserve"> </w:t>
      </w:r>
      <w:proofErr w:type="spellStart"/>
      <w:r w:rsidR="0028727E" w:rsidRPr="0028727E">
        <w:t>trai</w:t>
      </w:r>
      <w:proofErr w:type="spellEnd"/>
      <w:r w:rsidR="0028727E" w:rsidRPr="0028727E">
        <w:t xml:space="preserve"> </w:t>
      </w:r>
      <w:proofErr w:type="spellStart"/>
      <w:r w:rsidR="0028727E" w:rsidRPr="0028727E">
        <w:t>khôi</w:t>
      </w:r>
      <w:proofErr w:type="spellEnd"/>
      <w:r w:rsidR="0028727E" w:rsidRPr="0028727E">
        <w:t xml:space="preserve"> </w:t>
      </w:r>
      <w:proofErr w:type="spellStart"/>
      <w:r w:rsidR="0028727E" w:rsidRPr="0028727E">
        <w:t>ngô</w:t>
      </w:r>
      <w:proofErr w:type="spellEnd"/>
      <w:r w:rsidR="0028727E" w:rsidRPr="0028727E">
        <w:t xml:space="preserve">, </w:t>
      </w:r>
      <w:proofErr w:type="spellStart"/>
      <w:r w:rsidR="0028727E" w:rsidRPr="0028727E">
        <w:t>khẩu</w:t>
      </w:r>
      <w:proofErr w:type="spellEnd"/>
      <w:r w:rsidR="0028727E" w:rsidRPr="0028727E">
        <w:t xml:space="preserve"> </w:t>
      </w:r>
      <w:proofErr w:type="spellStart"/>
      <w:r w:rsidR="0028727E" w:rsidRPr="0028727E">
        <w:t>khí</w:t>
      </w:r>
      <w:proofErr w:type="spellEnd"/>
      <w:r w:rsidR="0028727E" w:rsidRPr="0028727E">
        <w:t xml:space="preserve"> </w:t>
      </w:r>
      <w:proofErr w:type="spellStart"/>
      <w:r w:rsidR="0028727E" w:rsidRPr="0028727E">
        <w:t>đàng</w:t>
      </w:r>
      <w:proofErr w:type="spellEnd"/>
      <w:r w:rsidR="0028727E" w:rsidRPr="0028727E">
        <w:t xml:space="preserve"> </w:t>
      </w:r>
      <w:proofErr w:type="spellStart"/>
      <w:r w:rsidR="0028727E" w:rsidRPr="0028727E">
        <w:t>hoàng</w:t>
      </w:r>
      <w:proofErr w:type="spellEnd"/>
      <w:r w:rsidR="0028727E" w:rsidRPr="0028727E">
        <w:t xml:space="preserve">; </w:t>
      </w:r>
      <w:proofErr w:type="spellStart"/>
      <w:r w:rsidR="0028727E" w:rsidRPr="0028727E">
        <w:t>Hưng</w:t>
      </w:r>
      <w:proofErr w:type="spellEnd"/>
      <w:r w:rsidR="0028727E" w:rsidRPr="0028727E">
        <w:t xml:space="preserve"> </w:t>
      </w:r>
      <w:proofErr w:type="spellStart"/>
      <w:r w:rsidR="0028727E" w:rsidRPr="0028727E">
        <w:t>Đạo</w:t>
      </w:r>
      <w:proofErr w:type="spellEnd"/>
      <w:r w:rsidR="0028727E" w:rsidRPr="0028727E">
        <w:t xml:space="preserve"> Vương </w:t>
      </w:r>
      <w:proofErr w:type="spellStart"/>
      <w:r w:rsidR="0028727E" w:rsidRPr="0028727E">
        <w:t>hỏi</w:t>
      </w:r>
      <w:proofErr w:type="spellEnd"/>
      <w:r w:rsidR="0028727E" w:rsidRPr="0028727E">
        <w:t xml:space="preserve"> </w:t>
      </w:r>
      <w:proofErr w:type="spellStart"/>
      <w:r w:rsidR="0028727E" w:rsidRPr="0028727E">
        <w:t>thêm</w:t>
      </w:r>
      <w:proofErr w:type="spellEnd"/>
      <w:r w:rsidR="0028727E" w:rsidRPr="0028727E">
        <w:t xml:space="preserve"> </w:t>
      </w:r>
      <w:proofErr w:type="spellStart"/>
      <w:r w:rsidR="0028727E" w:rsidRPr="0028727E">
        <w:t>chuyện</w:t>
      </w:r>
      <w:proofErr w:type="spellEnd"/>
      <w:r w:rsidR="0028727E" w:rsidRPr="0028727E">
        <w:t xml:space="preserve"> </w:t>
      </w:r>
      <w:proofErr w:type="spellStart"/>
      <w:r w:rsidR="0028727E" w:rsidRPr="0028727E">
        <w:t>thì</w:t>
      </w:r>
      <w:proofErr w:type="spellEnd"/>
      <w:r w:rsidR="0028727E" w:rsidRPr="0028727E">
        <w:t xml:space="preserve"> </w:t>
      </w:r>
      <w:proofErr w:type="spellStart"/>
      <w:r w:rsidR="0028727E" w:rsidRPr="0028727E">
        <w:t>thấy</w:t>
      </w:r>
      <w:proofErr w:type="spellEnd"/>
      <w:r w:rsidR="0028727E" w:rsidRPr="0028727E">
        <w:t xml:space="preserve"> </w:t>
      </w:r>
      <w:proofErr w:type="spellStart"/>
      <w:r w:rsidR="0028727E" w:rsidRPr="0028727E">
        <w:t>chàng</w:t>
      </w:r>
      <w:proofErr w:type="spellEnd"/>
      <w:r w:rsidR="0028727E" w:rsidRPr="0028727E">
        <w:t xml:space="preserve"> </w:t>
      </w:r>
      <w:proofErr w:type="spellStart"/>
      <w:r w:rsidR="0028727E" w:rsidRPr="0028727E">
        <w:t>trai</w:t>
      </w:r>
      <w:proofErr w:type="spellEnd"/>
      <w:r w:rsidR="0028727E" w:rsidRPr="0028727E">
        <w:t xml:space="preserve"> </w:t>
      </w:r>
      <w:proofErr w:type="spellStart"/>
      <w:r w:rsidR="0028727E" w:rsidRPr="0028727E">
        <w:t>khá</w:t>
      </w:r>
      <w:proofErr w:type="spellEnd"/>
      <w:r w:rsidR="0028727E" w:rsidRPr="0028727E">
        <w:t xml:space="preserve"> </w:t>
      </w:r>
      <w:proofErr w:type="spellStart"/>
      <w:r w:rsidR="0028727E" w:rsidRPr="0028727E">
        <w:t>thông</w:t>
      </w:r>
      <w:proofErr w:type="spellEnd"/>
      <w:r w:rsidR="0028727E" w:rsidRPr="0028727E">
        <w:t xml:space="preserve"> </w:t>
      </w:r>
      <w:proofErr w:type="spellStart"/>
      <w:r w:rsidR="0028727E" w:rsidRPr="0028727E">
        <w:t>thạo</w:t>
      </w:r>
      <w:proofErr w:type="spellEnd"/>
      <w:r w:rsidR="0028727E" w:rsidRPr="0028727E">
        <w:t xml:space="preserve"> Kinh </w:t>
      </w:r>
      <w:proofErr w:type="spellStart"/>
      <w:r w:rsidR="0028727E" w:rsidRPr="0028727E">
        <w:t>truyện</w:t>
      </w:r>
      <w:proofErr w:type="spellEnd"/>
      <w:r w:rsidR="0028727E" w:rsidRPr="0028727E">
        <w:t xml:space="preserve"> </w:t>
      </w:r>
      <w:proofErr w:type="spellStart"/>
      <w:r w:rsidR="0028727E" w:rsidRPr="0028727E">
        <w:t>và</w:t>
      </w:r>
      <w:proofErr w:type="spellEnd"/>
      <w:r w:rsidR="0028727E" w:rsidRPr="0028727E">
        <w:t xml:space="preserve"> Binh </w:t>
      </w:r>
      <w:proofErr w:type="spellStart"/>
      <w:r w:rsidR="0028727E" w:rsidRPr="0028727E">
        <w:t>thư</w:t>
      </w:r>
      <w:proofErr w:type="spellEnd"/>
      <w:r w:rsidR="0028727E" w:rsidRPr="0028727E">
        <w:t xml:space="preserve">. Qua </w:t>
      </w:r>
      <w:proofErr w:type="spellStart"/>
      <w:r w:rsidR="0028727E" w:rsidRPr="0028727E">
        <w:t>đối</w:t>
      </w:r>
      <w:proofErr w:type="spellEnd"/>
      <w:r w:rsidR="0028727E" w:rsidRPr="0028727E">
        <w:t xml:space="preserve"> </w:t>
      </w:r>
      <w:proofErr w:type="spellStart"/>
      <w:r w:rsidR="0028727E" w:rsidRPr="0028727E">
        <w:t>đáp</w:t>
      </w:r>
      <w:proofErr w:type="spellEnd"/>
      <w:r w:rsidR="0028727E" w:rsidRPr="0028727E">
        <w:t xml:space="preserve"> </w:t>
      </w:r>
      <w:proofErr w:type="spellStart"/>
      <w:r w:rsidR="0028727E" w:rsidRPr="0028727E">
        <w:t>trôi</w:t>
      </w:r>
      <w:proofErr w:type="spellEnd"/>
      <w:r w:rsidR="0028727E" w:rsidRPr="0028727E">
        <w:t xml:space="preserve"> </w:t>
      </w:r>
      <w:proofErr w:type="spellStart"/>
      <w:r w:rsidR="0028727E" w:rsidRPr="0028727E">
        <w:t>chảy</w:t>
      </w:r>
      <w:proofErr w:type="spellEnd"/>
      <w:r w:rsidR="0028727E" w:rsidRPr="0028727E">
        <w:t xml:space="preserve"> </w:t>
      </w:r>
      <w:proofErr w:type="spellStart"/>
      <w:r w:rsidR="0028727E" w:rsidRPr="0028727E">
        <w:t>của</w:t>
      </w:r>
      <w:proofErr w:type="spellEnd"/>
      <w:r w:rsidR="0028727E" w:rsidRPr="0028727E">
        <w:t xml:space="preserve"> </w:t>
      </w:r>
      <w:proofErr w:type="spellStart"/>
      <w:r w:rsidR="0028727E" w:rsidRPr="0028727E">
        <w:t>chàng</w:t>
      </w:r>
      <w:proofErr w:type="spellEnd"/>
      <w:r w:rsidR="0028727E" w:rsidRPr="0028727E">
        <w:t xml:space="preserve"> </w:t>
      </w:r>
      <w:proofErr w:type="spellStart"/>
      <w:r w:rsidR="0028727E" w:rsidRPr="0028727E">
        <w:t>trai</w:t>
      </w:r>
      <w:proofErr w:type="spellEnd"/>
      <w:r w:rsidR="0028727E" w:rsidRPr="0028727E">
        <w:t xml:space="preserve"> </w:t>
      </w:r>
      <w:proofErr w:type="spellStart"/>
      <w:r w:rsidR="0028727E" w:rsidRPr="0028727E">
        <w:t>nông</w:t>
      </w:r>
      <w:proofErr w:type="spellEnd"/>
      <w:r w:rsidR="0028727E" w:rsidRPr="0028727E">
        <w:t xml:space="preserve"> </w:t>
      </w:r>
      <w:proofErr w:type="spellStart"/>
      <w:r w:rsidR="0028727E" w:rsidRPr="0028727E">
        <w:t>dân</w:t>
      </w:r>
      <w:proofErr w:type="spellEnd"/>
      <w:r w:rsidR="0028727E" w:rsidRPr="0028727E">
        <w:t xml:space="preserve">, </w:t>
      </w:r>
      <w:proofErr w:type="spellStart"/>
      <w:r w:rsidR="0028727E" w:rsidRPr="0028727E">
        <w:t>Tướng</w:t>
      </w:r>
      <w:proofErr w:type="spellEnd"/>
      <w:r w:rsidR="0028727E" w:rsidRPr="0028727E">
        <w:t xml:space="preserve"> </w:t>
      </w:r>
      <w:proofErr w:type="spellStart"/>
      <w:r w:rsidR="0028727E" w:rsidRPr="0028727E">
        <w:t>công</w:t>
      </w:r>
      <w:proofErr w:type="spellEnd"/>
      <w:r w:rsidR="0028727E" w:rsidRPr="0028727E">
        <w:t xml:space="preserve"> </w:t>
      </w:r>
      <w:proofErr w:type="spellStart"/>
      <w:r w:rsidR="0028727E" w:rsidRPr="0028727E">
        <w:t>thầm</w:t>
      </w:r>
      <w:proofErr w:type="spellEnd"/>
      <w:r w:rsidR="0028727E" w:rsidRPr="0028727E">
        <w:t xml:space="preserve"> </w:t>
      </w:r>
      <w:proofErr w:type="spellStart"/>
      <w:r w:rsidR="0028727E" w:rsidRPr="0028727E">
        <w:t>hiểu</w:t>
      </w:r>
      <w:proofErr w:type="spellEnd"/>
      <w:r w:rsidR="0028727E" w:rsidRPr="0028727E">
        <w:t xml:space="preserve"> </w:t>
      </w:r>
      <w:proofErr w:type="spellStart"/>
      <w:r w:rsidR="0028727E" w:rsidRPr="0028727E">
        <w:t>đây</w:t>
      </w:r>
      <w:proofErr w:type="spellEnd"/>
      <w:r w:rsidR="0028727E" w:rsidRPr="0028727E">
        <w:t xml:space="preserve"> </w:t>
      </w:r>
      <w:proofErr w:type="spellStart"/>
      <w:r w:rsidR="0028727E" w:rsidRPr="0028727E">
        <w:t>sẽ</w:t>
      </w:r>
      <w:proofErr w:type="spellEnd"/>
      <w:r w:rsidR="0028727E" w:rsidRPr="0028727E">
        <w:t xml:space="preserve"> </w:t>
      </w:r>
      <w:proofErr w:type="spellStart"/>
      <w:r w:rsidR="0028727E" w:rsidRPr="0028727E">
        <w:t>là</w:t>
      </w:r>
      <w:proofErr w:type="spellEnd"/>
      <w:r w:rsidR="0028727E" w:rsidRPr="0028727E">
        <w:t xml:space="preserve"> </w:t>
      </w:r>
      <w:proofErr w:type="spellStart"/>
      <w:r w:rsidR="0028727E" w:rsidRPr="0028727E">
        <w:t>một</w:t>
      </w:r>
      <w:proofErr w:type="spellEnd"/>
      <w:r w:rsidR="0028727E" w:rsidRPr="0028727E">
        <w:t xml:space="preserve"> </w:t>
      </w:r>
      <w:proofErr w:type="spellStart"/>
      <w:r w:rsidR="0028727E" w:rsidRPr="0028727E">
        <w:t>vị</w:t>
      </w:r>
      <w:proofErr w:type="spellEnd"/>
      <w:r w:rsidR="0028727E" w:rsidRPr="0028727E">
        <w:t xml:space="preserve"> </w:t>
      </w:r>
      <w:proofErr w:type="spellStart"/>
      <w:r w:rsidR="0028727E" w:rsidRPr="0028727E">
        <w:t>lương</w:t>
      </w:r>
      <w:proofErr w:type="spellEnd"/>
      <w:r w:rsidR="0028727E" w:rsidRPr="0028727E">
        <w:t xml:space="preserve"> </w:t>
      </w:r>
      <w:proofErr w:type="spellStart"/>
      <w:r w:rsidR="0028727E" w:rsidRPr="0028727E">
        <w:t>tướng</w:t>
      </w:r>
      <w:proofErr w:type="spellEnd"/>
      <w:r w:rsidR="0028727E" w:rsidRPr="0028727E">
        <w:t xml:space="preserve"> </w:t>
      </w:r>
      <w:proofErr w:type="spellStart"/>
      <w:r w:rsidR="0028727E" w:rsidRPr="0028727E">
        <w:t>của</w:t>
      </w:r>
      <w:proofErr w:type="spellEnd"/>
      <w:r w:rsidR="0028727E" w:rsidRPr="0028727E">
        <w:t xml:space="preserve"> </w:t>
      </w:r>
      <w:proofErr w:type="spellStart"/>
      <w:r w:rsidR="0028727E" w:rsidRPr="0028727E">
        <w:t>triều</w:t>
      </w:r>
      <w:proofErr w:type="spellEnd"/>
      <w:r w:rsidR="0028727E" w:rsidRPr="0028727E">
        <w:t xml:space="preserve"> </w:t>
      </w:r>
      <w:proofErr w:type="spellStart"/>
      <w:r w:rsidR="0028727E" w:rsidRPr="0028727E">
        <w:t>đình</w:t>
      </w:r>
      <w:proofErr w:type="spellEnd"/>
      <w:r w:rsidR="0028727E" w:rsidRPr="0028727E">
        <w:t xml:space="preserve">. Ông </w:t>
      </w:r>
      <w:proofErr w:type="spellStart"/>
      <w:r w:rsidR="0028727E" w:rsidRPr="0028727E">
        <w:t>sai</w:t>
      </w:r>
      <w:proofErr w:type="spellEnd"/>
      <w:r w:rsidR="0028727E" w:rsidRPr="0028727E">
        <w:t xml:space="preserve"> </w:t>
      </w:r>
      <w:proofErr w:type="spellStart"/>
      <w:r w:rsidR="0028727E" w:rsidRPr="0028727E">
        <w:t>lính</w:t>
      </w:r>
      <w:proofErr w:type="spellEnd"/>
      <w:r w:rsidR="0028727E" w:rsidRPr="0028727E">
        <w:t xml:space="preserve"> </w:t>
      </w:r>
      <w:proofErr w:type="spellStart"/>
      <w:r w:rsidR="0028727E" w:rsidRPr="0028727E">
        <w:t>lấy</w:t>
      </w:r>
      <w:proofErr w:type="spellEnd"/>
      <w:r w:rsidR="0028727E" w:rsidRPr="0028727E">
        <w:t xml:space="preserve"> </w:t>
      </w:r>
      <w:proofErr w:type="spellStart"/>
      <w:r w:rsidR="0028727E" w:rsidRPr="0028727E">
        <w:t>thuốc</w:t>
      </w:r>
      <w:proofErr w:type="spellEnd"/>
      <w:r w:rsidR="0028727E" w:rsidRPr="0028727E">
        <w:t xml:space="preserve"> </w:t>
      </w:r>
      <w:proofErr w:type="spellStart"/>
      <w:r w:rsidR="0028727E" w:rsidRPr="0028727E">
        <w:t>dịt</w:t>
      </w:r>
      <w:proofErr w:type="spellEnd"/>
      <w:r w:rsidR="0028727E" w:rsidRPr="0028727E">
        <w:t xml:space="preserve"> </w:t>
      </w:r>
      <w:proofErr w:type="spellStart"/>
      <w:r w:rsidR="0028727E" w:rsidRPr="0028727E">
        <w:t>vết</w:t>
      </w:r>
      <w:proofErr w:type="spellEnd"/>
      <w:r w:rsidR="0028727E" w:rsidRPr="0028727E">
        <w:t xml:space="preserve"> </w:t>
      </w:r>
      <w:proofErr w:type="spellStart"/>
      <w:r w:rsidR="0028727E" w:rsidRPr="0028727E">
        <w:t>thương</w:t>
      </w:r>
      <w:proofErr w:type="spellEnd"/>
      <w:r w:rsidR="0028727E" w:rsidRPr="0028727E">
        <w:t xml:space="preserve"> </w:t>
      </w:r>
      <w:proofErr w:type="spellStart"/>
      <w:r w:rsidR="0028727E" w:rsidRPr="0028727E">
        <w:t>rồi</w:t>
      </w:r>
      <w:proofErr w:type="spellEnd"/>
      <w:r w:rsidR="0028727E" w:rsidRPr="0028727E">
        <w:t xml:space="preserve"> </w:t>
      </w:r>
      <w:proofErr w:type="spellStart"/>
      <w:r w:rsidR="0028727E" w:rsidRPr="0028727E">
        <w:t>cho</w:t>
      </w:r>
      <w:proofErr w:type="spellEnd"/>
      <w:r w:rsidR="0028727E" w:rsidRPr="0028727E">
        <w:t xml:space="preserve"> </w:t>
      </w:r>
      <w:proofErr w:type="spellStart"/>
      <w:r w:rsidR="0028727E" w:rsidRPr="0028727E">
        <w:t>vời</w:t>
      </w:r>
      <w:proofErr w:type="spellEnd"/>
      <w:r w:rsidR="0028727E" w:rsidRPr="0028727E">
        <w:t xml:space="preserve"> </w:t>
      </w:r>
      <w:proofErr w:type="spellStart"/>
      <w:r w:rsidR="0028727E" w:rsidRPr="0028727E">
        <w:t>về</w:t>
      </w:r>
      <w:proofErr w:type="spellEnd"/>
      <w:r w:rsidR="0028727E" w:rsidRPr="0028727E">
        <w:t xml:space="preserve"> </w:t>
      </w:r>
      <w:proofErr w:type="spellStart"/>
      <w:r w:rsidR="0028727E" w:rsidRPr="0028727E">
        <w:t>triều</w:t>
      </w:r>
      <w:proofErr w:type="spellEnd"/>
      <w:r w:rsidR="0028727E" w:rsidRPr="0028727E">
        <w:t xml:space="preserve">. Sau </w:t>
      </w:r>
      <w:proofErr w:type="spellStart"/>
      <w:r w:rsidR="0028727E" w:rsidRPr="0028727E">
        <w:t>khi</w:t>
      </w:r>
      <w:proofErr w:type="spellEnd"/>
      <w:r w:rsidR="0028727E" w:rsidRPr="0028727E">
        <w:t xml:space="preserve"> </w:t>
      </w:r>
      <w:proofErr w:type="spellStart"/>
      <w:r w:rsidR="0028727E" w:rsidRPr="0028727E">
        <w:t>về</w:t>
      </w:r>
      <w:proofErr w:type="spellEnd"/>
      <w:r w:rsidR="0028727E" w:rsidRPr="0028727E">
        <w:t xml:space="preserve"> </w:t>
      </w:r>
      <w:proofErr w:type="spellStart"/>
      <w:r w:rsidR="0028727E" w:rsidRPr="0028727E">
        <w:t>kinh</w:t>
      </w:r>
      <w:proofErr w:type="spellEnd"/>
      <w:r w:rsidR="0028727E" w:rsidRPr="0028727E">
        <w:t xml:space="preserve"> </w:t>
      </w:r>
      <w:proofErr w:type="spellStart"/>
      <w:r w:rsidR="0028727E" w:rsidRPr="0028727E">
        <w:t>đô</w:t>
      </w:r>
      <w:proofErr w:type="spellEnd"/>
      <w:r w:rsidR="0028727E" w:rsidRPr="0028727E">
        <w:t xml:space="preserve">, </w:t>
      </w:r>
      <w:proofErr w:type="spellStart"/>
      <w:r w:rsidR="0028727E" w:rsidRPr="0028727E">
        <w:t>Hưng</w:t>
      </w:r>
      <w:proofErr w:type="spellEnd"/>
      <w:r w:rsidR="0028727E" w:rsidRPr="0028727E">
        <w:t xml:space="preserve"> </w:t>
      </w:r>
      <w:proofErr w:type="spellStart"/>
      <w:r w:rsidR="0028727E" w:rsidRPr="0028727E">
        <w:t>Đạo</w:t>
      </w:r>
      <w:proofErr w:type="spellEnd"/>
      <w:r w:rsidR="0028727E" w:rsidRPr="0028727E">
        <w:t xml:space="preserve"> Vương </w:t>
      </w:r>
      <w:proofErr w:type="spellStart"/>
      <w:r w:rsidR="0028727E" w:rsidRPr="0028727E">
        <w:t>tiến</w:t>
      </w:r>
      <w:proofErr w:type="spellEnd"/>
      <w:r w:rsidR="0028727E" w:rsidRPr="0028727E">
        <w:t xml:space="preserve"> </w:t>
      </w:r>
      <w:proofErr w:type="spellStart"/>
      <w:r w:rsidR="0028727E" w:rsidRPr="0028727E">
        <w:t>cử</w:t>
      </w:r>
      <w:proofErr w:type="spellEnd"/>
      <w:r w:rsidR="0028727E" w:rsidRPr="0028727E">
        <w:t xml:space="preserve"> Phạm </w:t>
      </w:r>
      <w:proofErr w:type="spellStart"/>
      <w:r w:rsidR="0028727E" w:rsidRPr="0028727E">
        <w:t>Ngũ</w:t>
      </w:r>
      <w:proofErr w:type="spellEnd"/>
      <w:r w:rsidR="0028727E" w:rsidRPr="0028727E">
        <w:t xml:space="preserve"> </w:t>
      </w:r>
      <w:proofErr w:type="spellStart"/>
      <w:r w:rsidR="0028727E" w:rsidRPr="0028727E">
        <w:t>Lão</w:t>
      </w:r>
      <w:proofErr w:type="spellEnd"/>
      <w:r w:rsidR="0028727E" w:rsidRPr="0028727E">
        <w:t xml:space="preserve"> </w:t>
      </w:r>
      <w:proofErr w:type="spellStart"/>
      <w:r w:rsidR="0028727E" w:rsidRPr="0028727E">
        <w:t>lên</w:t>
      </w:r>
      <w:proofErr w:type="spellEnd"/>
      <w:r w:rsidR="0028727E" w:rsidRPr="0028727E">
        <w:t xml:space="preserve"> </w:t>
      </w:r>
      <w:proofErr w:type="spellStart"/>
      <w:r w:rsidR="0028727E" w:rsidRPr="0028727E">
        <w:t>Triều</w:t>
      </w:r>
      <w:proofErr w:type="spellEnd"/>
      <w:r w:rsidR="0028727E" w:rsidRPr="0028727E">
        <w:t xml:space="preserve"> </w:t>
      </w:r>
      <w:proofErr w:type="spellStart"/>
      <w:r w:rsidR="0028727E" w:rsidRPr="0028727E">
        <w:t>đình</w:t>
      </w:r>
      <w:proofErr w:type="spellEnd"/>
      <w:r w:rsidR="0028727E" w:rsidRPr="0028727E">
        <w:t xml:space="preserve"> </w:t>
      </w:r>
      <w:proofErr w:type="spellStart"/>
      <w:r w:rsidR="0028727E" w:rsidRPr="0028727E">
        <w:t>với</w:t>
      </w:r>
      <w:proofErr w:type="spellEnd"/>
      <w:r w:rsidR="0028727E" w:rsidRPr="0028727E">
        <w:t xml:space="preserve"> </w:t>
      </w:r>
      <w:proofErr w:type="spellStart"/>
      <w:r w:rsidR="0028727E" w:rsidRPr="0028727E">
        <w:t>chức</w:t>
      </w:r>
      <w:proofErr w:type="spellEnd"/>
      <w:r w:rsidR="0028727E" w:rsidRPr="0028727E">
        <w:t xml:space="preserve"> </w:t>
      </w:r>
      <w:proofErr w:type="spellStart"/>
      <w:r w:rsidR="0028727E" w:rsidRPr="0028727E">
        <w:t>cai</w:t>
      </w:r>
      <w:proofErr w:type="spellEnd"/>
      <w:r w:rsidR="0028727E" w:rsidRPr="0028727E">
        <w:t xml:space="preserve"> </w:t>
      </w:r>
      <w:proofErr w:type="spellStart"/>
      <w:r w:rsidR="0028727E" w:rsidRPr="0028727E">
        <w:t>quản</w:t>
      </w:r>
      <w:proofErr w:type="spellEnd"/>
      <w:r w:rsidR="0028727E" w:rsidRPr="0028727E">
        <w:t xml:space="preserve"> </w:t>
      </w:r>
      <w:proofErr w:type="spellStart"/>
      <w:r w:rsidR="0028727E" w:rsidRPr="0028727E">
        <w:t>quân</w:t>
      </w:r>
      <w:proofErr w:type="spellEnd"/>
      <w:r w:rsidR="0028727E" w:rsidRPr="0028727E">
        <w:t xml:space="preserve"> </w:t>
      </w:r>
      <w:proofErr w:type="spellStart"/>
      <w:r w:rsidR="0028727E" w:rsidRPr="0028727E">
        <w:t>Cấm</w:t>
      </w:r>
      <w:proofErr w:type="spellEnd"/>
      <w:r w:rsidR="0028727E" w:rsidRPr="0028727E">
        <w:t xml:space="preserve"> </w:t>
      </w:r>
      <w:proofErr w:type="spellStart"/>
      <w:r w:rsidR="0028727E" w:rsidRPr="0028727E">
        <w:t>vệ</w:t>
      </w:r>
      <w:proofErr w:type="spellEnd"/>
      <w:r w:rsidR="0028727E" w:rsidRPr="0028727E">
        <w:t xml:space="preserve">. </w:t>
      </w:r>
      <w:proofErr w:type="spellStart"/>
      <w:r w:rsidR="0028727E" w:rsidRPr="0028727E">
        <w:t>Vệ</w:t>
      </w:r>
      <w:proofErr w:type="spellEnd"/>
      <w:r w:rsidR="0028727E" w:rsidRPr="0028727E">
        <w:t xml:space="preserve"> </w:t>
      </w:r>
      <w:proofErr w:type="spellStart"/>
      <w:r w:rsidR="0028727E" w:rsidRPr="0028727E">
        <w:t>sĩ</w:t>
      </w:r>
      <w:proofErr w:type="spellEnd"/>
      <w:r w:rsidR="0028727E" w:rsidRPr="0028727E">
        <w:t xml:space="preserve"> </w:t>
      </w:r>
      <w:proofErr w:type="spellStart"/>
      <w:r w:rsidR="0028727E" w:rsidRPr="0028727E">
        <w:t>biết</w:t>
      </w:r>
      <w:proofErr w:type="spellEnd"/>
      <w:r w:rsidR="0028727E" w:rsidRPr="0028727E">
        <w:t xml:space="preserve"> </w:t>
      </w:r>
      <w:proofErr w:type="spellStart"/>
      <w:r w:rsidR="0028727E" w:rsidRPr="0028727E">
        <w:t>ông</w:t>
      </w:r>
      <w:proofErr w:type="spellEnd"/>
      <w:r w:rsidR="0028727E" w:rsidRPr="0028727E">
        <w:t xml:space="preserve"> </w:t>
      </w:r>
      <w:proofErr w:type="spellStart"/>
      <w:r w:rsidR="0028727E" w:rsidRPr="0028727E">
        <w:t>là</w:t>
      </w:r>
      <w:proofErr w:type="spellEnd"/>
      <w:r w:rsidR="0028727E" w:rsidRPr="0028727E">
        <w:t xml:space="preserve"> </w:t>
      </w:r>
      <w:proofErr w:type="spellStart"/>
      <w:r w:rsidR="0028727E" w:rsidRPr="0028727E">
        <w:t>nông</w:t>
      </w:r>
      <w:proofErr w:type="spellEnd"/>
      <w:r w:rsidR="0028727E" w:rsidRPr="0028727E">
        <w:t xml:space="preserve"> </w:t>
      </w:r>
      <w:proofErr w:type="spellStart"/>
      <w:r w:rsidR="0028727E" w:rsidRPr="0028727E">
        <w:t>dân</w:t>
      </w:r>
      <w:proofErr w:type="spellEnd"/>
      <w:r w:rsidR="0028727E" w:rsidRPr="0028727E">
        <w:t xml:space="preserve"> </w:t>
      </w:r>
      <w:proofErr w:type="spellStart"/>
      <w:r w:rsidR="0028727E" w:rsidRPr="0028727E">
        <w:t>thì</w:t>
      </w:r>
      <w:proofErr w:type="spellEnd"/>
      <w:r w:rsidR="0028727E" w:rsidRPr="0028727E">
        <w:t xml:space="preserve"> </w:t>
      </w:r>
      <w:proofErr w:type="spellStart"/>
      <w:r w:rsidR="0028727E" w:rsidRPr="0028727E">
        <w:t>không</w:t>
      </w:r>
      <w:proofErr w:type="spellEnd"/>
      <w:r w:rsidR="0028727E" w:rsidRPr="0028727E">
        <w:t xml:space="preserve"> </w:t>
      </w:r>
      <w:proofErr w:type="spellStart"/>
      <w:r w:rsidR="0028727E" w:rsidRPr="0028727E">
        <w:t>phục</w:t>
      </w:r>
      <w:proofErr w:type="spellEnd"/>
      <w:r w:rsidR="0028727E" w:rsidRPr="0028727E">
        <w:t xml:space="preserve"> </w:t>
      </w:r>
      <w:proofErr w:type="spellStart"/>
      <w:r w:rsidR="0028727E" w:rsidRPr="0028727E">
        <w:t>bèn</w:t>
      </w:r>
      <w:proofErr w:type="spellEnd"/>
      <w:r w:rsidR="0028727E" w:rsidRPr="0028727E">
        <w:t xml:space="preserve"> </w:t>
      </w:r>
      <w:proofErr w:type="spellStart"/>
      <w:r w:rsidR="0028727E" w:rsidRPr="0028727E">
        <w:t>xin</w:t>
      </w:r>
      <w:proofErr w:type="spellEnd"/>
      <w:r w:rsidR="0028727E" w:rsidRPr="0028727E">
        <w:t xml:space="preserve"> </w:t>
      </w:r>
      <w:proofErr w:type="spellStart"/>
      <w:r w:rsidR="0028727E" w:rsidRPr="0028727E">
        <w:t>tâu</w:t>
      </w:r>
      <w:proofErr w:type="spellEnd"/>
      <w:r w:rsidR="0028727E" w:rsidRPr="0028727E">
        <w:t xml:space="preserve"> </w:t>
      </w:r>
      <w:proofErr w:type="spellStart"/>
      <w:r w:rsidR="0028727E" w:rsidRPr="0028727E">
        <w:t>được</w:t>
      </w:r>
      <w:proofErr w:type="spellEnd"/>
      <w:r w:rsidR="0028727E" w:rsidRPr="0028727E">
        <w:t xml:space="preserve"> </w:t>
      </w:r>
      <w:proofErr w:type="spellStart"/>
      <w:r w:rsidR="0028727E" w:rsidRPr="0028727E">
        <w:t>cùng</w:t>
      </w:r>
      <w:proofErr w:type="spellEnd"/>
      <w:r w:rsidR="0028727E" w:rsidRPr="0028727E">
        <w:t xml:space="preserve"> </w:t>
      </w:r>
      <w:proofErr w:type="spellStart"/>
      <w:r w:rsidR="0028727E" w:rsidRPr="0028727E">
        <w:t>ông</w:t>
      </w:r>
      <w:proofErr w:type="spellEnd"/>
      <w:r w:rsidR="0028727E" w:rsidRPr="0028727E">
        <w:t xml:space="preserve"> </w:t>
      </w:r>
      <w:proofErr w:type="spellStart"/>
      <w:r w:rsidR="0028727E" w:rsidRPr="0028727E">
        <w:t>thử</w:t>
      </w:r>
      <w:proofErr w:type="spellEnd"/>
      <w:r w:rsidR="0028727E" w:rsidRPr="0028727E">
        <w:t xml:space="preserve"> </w:t>
      </w:r>
      <w:proofErr w:type="spellStart"/>
      <w:r w:rsidR="0028727E" w:rsidRPr="0028727E">
        <w:t>sức</w:t>
      </w:r>
      <w:proofErr w:type="spellEnd"/>
      <w:r w:rsidR="0028727E" w:rsidRPr="0028727E">
        <w:t xml:space="preserve">. Phạm </w:t>
      </w:r>
      <w:proofErr w:type="spellStart"/>
      <w:r w:rsidR="0028727E" w:rsidRPr="0028727E">
        <w:t>Ngũ</w:t>
      </w:r>
      <w:proofErr w:type="spellEnd"/>
      <w:r w:rsidR="0028727E" w:rsidRPr="0028727E">
        <w:t xml:space="preserve"> </w:t>
      </w:r>
      <w:proofErr w:type="spellStart"/>
      <w:r w:rsidR="0028727E" w:rsidRPr="0028727E">
        <w:t>Lão</w:t>
      </w:r>
      <w:proofErr w:type="spellEnd"/>
      <w:r w:rsidR="0028727E" w:rsidRPr="0028727E">
        <w:t xml:space="preserve"> </w:t>
      </w:r>
      <w:proofErr w:type="spellStart"/>
      <w:r w:rsidR="0028727E" w:rsidRPr="0028727E">
        <w:t>bằng</w:t>
      </w:r>
      <w:proofErr w:type="spellEnd"/>
      <w:r w:rsidR="0028727E" w:rsidRPr="0028727E">
        <w:t xml:space="preserve"> </w:t>
      </w:r>
      <w:proofErr w:type="spellStart"/>
      <w:r w:rsidR="0028727E" w:rsidRPr="0028727E">
        <w:t>lòng</w:t>
      </w:r>
      <w:proofErr w:type="spellEnd"/>
      <w:r w:rsidR="0028727E" w:rsidRPr="0028727E">
        <w:t xml:space="preserve">, </w:t>
      </w:r>
      <w:proofErr w:type="spellStart"/>
      <w:r w:rsidR="0028727E" w:rsidRPr="0028727E">
        <w:t>nhưng</w:t>
      </w:r>
      <w:proofErr w:type="spellEnd"/>
      <w:r w:rsidR="0028727E" w:rsidRPr="0028727E">
        <w:t xml:space="preserve"> </w:t>
      </w:r>
      <w:proofErr w:type="spellStart"/>
      <w:r w:rsidR="0028727E" w:rsidRPr="0028727E">
        <w:t>trước</w:t>
      </w:r>
      <w:proofErr w:type="spellEnd"/>
      <w:r w:rsidR="0028727E" w:rsidRPr="0028727E">
        <w:t xml:space="preserve"> </w:t>
      </w:r>
      <w:proofErr w:type="spellStart"/>
      <w:r w:rsidR="0028727E" w:rsidRPr="0028727E">
        <w:t>khi</w:t>
      </w:r>
      <w:proofErr w:type="spellEnd"/>
      <w:r w:rsidR="0028727E" w:rsidRPr="0028727E">
        <w:t xml:space="preserve"> </w:t>
      </w:r>
      <w:proofErr w:type="spellStart"/>
      <w:r w:rsidR="0028727E" w:rsidRPr="0028727E">
        <w:t>vào</w:t>
      </w:r>
      <w:proofErr w:type="spellEnd"/>
      <w:r w:rsidR="0028727E" w:rsidRPr="0028727E">
        <w:t xml:space="preserve"> </w:t>
      </w:r>
      <w:proofErr w:type="spellStart"/>
      <w:r w:rsidR="0028727E" w:rsidRPr="0028727E">
        <w:t>đấu</w:t>
      </w:r>
      <w:proofErr w:type="spellEnd"/>
      <w:r w:rsidR="0028727E" w:rsidRPr="0028727E">
        <w:t xml:space="preserve"> </w:t>
      </w:r>
      <w:proofErr w:type="spellStart"/>
      <w:r w:rsidR="0028727E" w:rsidRPr="0028727E">
        <w:t>sức</w:t>
      </w:r>
      <w:proofErr w:type="spellEnd"/>
      <w:r w:rsidR="0028727E" w:rsidRPr="0028727E">
        <w:t xml:space="preserve">, </w:t>
      </w:r>
      <w:proofErr w:type="spellStart"/>
      <w:r w:rsidR="0028727E" w:rsidRPr="0028727E">
        <w:t>ông</w:t>
      </w:r>
      <w:proofErr w:type="spellEnd"/>
      <w:r w:rsidR="0028727E" w:rsidRPr="0028727E">
        <w:t xml:space="preserve"> </w:t>
      </w:r>
      <w:proofErr w:type="spellStart"/>
      <w:r w:rsidR="0028727E" w:rsidRPr="0028727E">
        <w:t>xin</w:t>
      </w:r>
      <w:proofErr w:type="spellEnd"/>
      <w:r w:rsidR="0028727E" w:rsidRPr="0028727E">
        <w:t xml:space="preserve"> </w:t>
      </w:r>
      <w:proofErr w:type="spellStart"/>
      <w:r w:rsidR="0028727E" w:rsidRPr="0028727E">
        <w:t>về</w:t>
      </w:r>
      <w:proofErr w:type="spellEnd"/>
      <w:r w:rsidR="0028727E" w:rsidRPr="0028727E">
        <w:t xml:space="preserve"> </w:t>
      </w:r>
      <w:proofErr w:type="spellStart"/>
      <w:r w:rsidR="0028727E" w:rsidRPr="0028727E">
        <w:t>quê</w:t>
      </w:r>
      <w:proofErr w:type="spellEnd"/>
      <w:r w:rsidR="0028727E" w:rsidRPr="0028727E">
        <w:t xml:space="preserve"> 3 </w:t>
      </w:r>
      <w:proofErr w:type="spellStart"/>
      <w:r w:rsidR="0028727E" w:rsidRPr="0028727E">
        <w:t>tháng</w:t>
      </w:r>
      <w:proofErr w:type="spellEnd"/>
      <w:r w:rsidR="0028727E" w:rsidRPr="0028727E">
        <w:t xml:space="preserve">. </w:t>
      </w:r>
      <w:proofErr w:type="spellStart"/>
      <w:r w:rsidR="0028727E" w:rsidRPr="0028727E">
        <w:t>Về</w:t>
      </w:r>
      <w:proofErr w:type="spellEnd"/>
      <w:r w:rsidR="0028727E" w:rsidRPr="0028727E">
        <w:t xml:space="preserve"> </w:t>
      </w:r>
      <w:proofErr w:type="spellStart"/>
      <w:r w:rsidR="0028727E" w:rsidRPr="0028727E">
        <w:t>quê</w:t>
      </w:r>
      <w:proofErr w:type="spellEnd"/>
      <w:r w:rsidR="0028727E" w:rsidRPr="0028727E">
        <w:t xml:space="preserve">, </w:t>
      </w:r>
      <w:proofErr w:type="spellStart"/>
      <w:r w:rsidR="0028727E" w:rsidRPr="0028727E">
        <w:t>ngày</w:t>
      </w:r>
      <w:proofErr w:type="spellEnd"/>
      <w:r w:rsidR="0028727E" w:rsidRPr="0028727E">
        <w:t xml:space="preserve"> </w:t>
      </w:r>
      <w:proofErr w:type="spellStart"/>
      <w:r w:rsidR="0028727E" w:rsidRPr="0028727E">
        <w:t>nào</w:t>
      </w:r>
      <w:proofErr w:type="spellEnd"/>
      <w:r w:rsidR="0028727E" w:rsidRPr="0028727E">
        <w:t xml:space="preserve"> Phạm </w:t>
      </w:r>
      <w:proofErr w:type="spellStart"/>
      <w:r w:rsidR="0028727E" w:rsidRPr="0028727E">
        <w:t>Ngũ</w:t>
      </w:r>
      <w:proofErr w:type="spellEnd"/>
      <w:r w:rsidR="0028727E" w:rsidRPr="0028727E">
        <w:t xml:space="preserve"> </w:t>
      </w:r>
      <w:proofErr w:type="spellStart"/>
      <w:r w:rsidR="0028727E" w:rsidRPr="0028727E">
        <w:t>Lão</w:t>
      </w:r>
      <w:proofErr w:type="spellEnd"/>
      <w:r w:rsidR="0028727E" w:rsidRPr="0028727E">
        <w:t xml:space="preserve"> </w:t>
      </w:r>
      <w:proofErr w:type="spellStart"/>
      <w:r w:rsidR="0028727E" w:rsidRPr="0028727E">
        <w:t>cũng</w:t>
      </w:r>
      <w:proofErr w:type="spellEnd"/>
      <w:r w:rsidR="0028727E" w:rsidRPr="0028727E">
        <w:t xml:space="preserve"> </w:t>
      </w:r>
      <w:proofErr w:type="spellStart"/>
      <w:r w:rsidR="0028727E" w:rsidRPr="0028727E">
        <w:t>ra</w:t>
      </w:r>
      <w:proofErr w:type="spellEnd"/>
      <w:r w:rsidR="0028727E" w:rsidRPr="0028727E">
        <w:t xml:space="preserve"> </w:t>
      </w:r>
      <w:proofErr w:type="spellStart"/>
      <w:r w:rsidR="0028727E" w:rsidRPr="0028727E">
        <w:t>cái</w:t>
      </w:r>
      <w:proofErr w:type="spellEnd"/>
      <w:r w:rsidR="0028727E" w:rsidRPr="0028727E">
        <w:t xml:space="preserve"> </w:t>
      </w:r>
      <w:proofErr w:type="spellStart"/>
      <w:r w:rsidR="0028727E" w:rsidRPr="0028727E">
        <w:t>gò</w:t>
      </w:r>
      <w:proofErr w:type="spellEnd"/>
      <w:r w:rsidR="0028727E" w:rsidRPr="0028727E">
        <w:t xml:space="preserve"> </w:t>
      </w:r>
      <w:proofErr w:type="spellStart"/>
      <w:r w:rsidR="0028727E" w:rsidRPr="0028727E">
        <w:t>lớn</w:t>
      </w:r>
      <w:proofErr w:type="spellEnd"/>
      <w:r w:rsidR="0028727E" w:rsidRPr="0028727E">
        <w:t xml:space="preserve"> </w:t>
      </w:r>
      <w:proofErr w:type="spellStart"/>
      <w:r w:rsidR="0028727E" w:rsidRPr="0028727E">
        <w:t>ngoài</w:t>
      </w:r>
      <w:proofErr w:type="spellEnd"/>
      <w:r w:rsidR="0028727E" w:rsidRPr="0028727E">
        <w:t xml:space="preserve"> </w:t>
      </w:r>
      <w:proofErr w:type="spellStart"/>
      <w:r w:rsidR="0028727E" w:rsidRPr="0028727E">
        <w:t>đồng</w:t>
      </w:r>
      <w:proofErr w:type="spellEnd"/>
      <w:r w:rsidR="0028727E" w:rsidRPr="0028727E">
        <w:t xml:space="preserve">, </w:t>
      </w:r>
      <w:proofErr w:type="spellStart"/>
      <w:r w:rsidR="0028727E" w:rsidRPr="0028727E">
        <w:t>đứng</w:t>
      </w:r>
      <w:proofErr w:type="spellEnd"/>
      <w:r w:rsidR="0028727E" w:rsidRPr="0028727E">
        <w:t xml:space="preserve"> </w:t>
      </w:r>
      <w:proofErr w:type="spellStart"/>
      <w:r w:rsidR="0028727E" w:rsidRPr="0028727E">
        <w:t>cách</w:t>
      </w:r>
      <w:proofErr w:type="spellEnd"/>
      <w:r w:rsidR="0028727E" w:rsidRPr="0028727E">
        <w:t xml:space="preserve"> </w:t>
      </w:r>
      <w:proofErr w:type="spellStart"/>
      <w:r w:rsidR="0028727E" w:rsidRPr="0028727E">
        <w:t>một</w:t>
      </w:r>
      <w:proofErr w:type="spellEnd"/>
      <w:r w:rsidR="0028727E" w:rsidRPr="0028727E">
        <w:t xml:space="preserve"> </w:t>
      </w:r>
      <w:proofErr w:type="spellStart"/>
      <w:r w:rsidR="0028727E" w:rsidRPr="0028727E">
        <w:t>tầm</w:t>
      </w:r>
      <w:proofErr w:type="spellEnd"/>
      <w:r w:rsidR="0028727E" w:rsidRPr="0028727E">
        <w:t xml:space="preserve"> </w:t>
      </w:r>
      <w:proofErr w:type="spellStart"/>
      <w:r w:rsidR="0028727E" w:rsidRPr="0028727E">
        <w:t>mà</w:t>
      </w:r>
      <w:proofErr w:type="spellEnd"/>
      <w:r w:rsidR="0028727E" w:rsidRPr="0028727E">
        <w:t xml:space="preserve"> </w:t>
      </w:r>
      <w:proofErr w:type="spellStart"/>
      <w:r w:rsidR="0028727E" w:rsidRPr="0028727E">
        <w:t>nhảy</w:t>
      </w:r>
      <w:proofErr w:type="spellEnd"/>
      <w:r w:rsidR="0028727E" w:rsidRPr="0028727E">
        <w:t xml:space="preserve"> </w:t>
      </w:r>
      <w:proofErr w:type="spellStart"/>
      <w:r w:rsidR="0028727E" w:rsidRPr="0028727E">
        <w:t>lên</w:t>
      </w:r>
      <w:proofErr w:type="spellEnd"/>
      <w:r w:rsidR="0028727E" w:rsidRPr="0028727E">
        <w:t xml:space="preserve">, </w:t>
      </w:r>
      <w:proofErr w:type="spellStart"/>
      <w:r w:rsidR="0028727E" w:rsidRPr="0028727E">
        <w:t>nhảy</w:t>
      </w:r>
      <w:proofErr w:type="spellEnd"/>
      <w:r w:rsidR="0028727E" w:rsidRPr="0028727E">
        <w:t xml:space="preserve"> </w:t>
      </w:r>
      <w:proofErr w:type="spellStart"/>
      <w:r w:rsidR="0028727E" w:rsidRPr="0028727E">
        <w:t>mãi</w:t>
      </w:r>
      <w:proofErr w:type="spellEnd"/>
      <w:r w:rsidR="0028727E" w:rsidRPr="0028727E">
        <w:t xml:space="preserve"> </w:t>
      </w:r>
      <w:proofErr w:type="spellStart"/>
      <w:r w:rsidR="0028727E" w:rsidRPr="0028727E">
        <w:t>cho</w:t>
      </w:r>
      <w:proofErr w:type="spellEnd"/>
      <w:r w:rsidR="0028727E" w:rsidRPr="0028727E">
        <w:t xml:space="preserve"> </w:t>
      </w:r>
      <w:proofErr w:type="spellStart"/>
      <w:r w:rsidR="0028727E" w:rsidRPr="0028727E">
        <w:t>đến</w:t>
      </w:r>
      <w:proofErr w:type="spellEnd"/>
      <w:r w:rsidR="0028727E" w:rsidRPr="0028727E">
        <w:t xml:space="preserve"> </w:t>
      </w:r>
      <w:proofErr w:type="spellStart"/>
      <w:r w:rsidR="0028727E" w:rsidRPr="0028727E">
        <w:t>khi</w:t>
      </w:r>
      <w:proofErr w:type="spellEnd"/>
      <w:r w:rsidR="0028727E" w:rsidRPr="0028727E">
        <w:t xml:space="preserve"> </w:t>
      </w:r>
      <w:proofErr w:type="spellStart"/>
      <w:r w:rsidR="0028727E" w:rsidRPr="0028727E">
        <w:t>cái</w:t>
      </w:r>
      <w:proofErr w:type="spellEnd"/>
      <w:r w:rsidR="0028727E" w:rsidRPr="0028727E">
        <w:t xml:space="preserve"> </w:t>
      </w:r>
      <w:proofErr w:type="spellStart"/>
      <w:r w:rsidR="0028727E" w:rsidRPr="0028727E">
        <w:t>gò</w:t>
      </w:r>
      <w:proofErr w:type="spellEnd"/>
      <w:r w:rsidR="0028727E" w:rsidRPr="0028727E">
        <w:t xml:space="preserve"> </w:t>
      </w:r>
      <w:proofErr w:type="spellStart"/>
      <w:r w:rsidR="0028727E" w:rsidRPr="0028727E">
        <w:t>bị</w:t>
      </w:r>
      <w:proofErr w:type="spellEnd"/>
      <w:r w:rsidR="0028727E" w:rsidRPr="0028727E">
        <w:t xml:space="preserve"> </w:t>
      </w:r>
      <w:proofErr w:type="spellStart"/>
      <w:r w:rsidR="0028727E" w:rsidRPr="0028727E">
        <w:t>sạt</w:t>
      </w:r>
      <w:proofErr w:type="spellEnd"/>
      <w:r w:rsidR="0028727E" w:rsidRPr="0028727E">
        <w:t xml:space="preserve"> </w:t>
      </w:r>
      <w:proofErr w:type="spellStart"/>
      <w:r w:rsidR="0028727E" w:rsidRPr="0028727E">
        <w:t>mất</w:t>
      </w:r>
      <w:proofErr w:type="spellEnd"/>
      <w:r w:rsidR="0028727E" w:rsidRPr="0028727E">
        <w:t xml:space="preserve"> </w:t>
      </w:r>
      <w:proofErr w:type="spellStart"/>
      <w:r w:rsidR="0028727E" w:rsidRPr="0028727E">
        <w:t>một</w:t>
      </w:r>
      <w:proofErr w:type="spellEnd"/>
      <w:r w:rsidR="0028727E" w:rsidRPr="0028727E">
        <w:t xml:space="preserve"> </w:t>
      </w:r>
      <w:proofErr w:type="spellStart"/>
      <w:r w:rsidR="0028727E" w:rsidRPr="0028727E">
        <w:t>nửa</w:t>
      </w:r>
      <w:proofErr w:type="spellEnd"/>
      <w:r w:rsidR="0028727E" w:rsidRPr="0028727E">
        <w:t xml:space="preserve">. </w:t>
      </w:r>
      <w:proofErr w:type="spellStart"/>
      <w:r w:rsidR="0028727E" w:rsidRPr="0028727E">
        <w:t>Hết</w:t>
      </w:r>
      <w:proofErr w:type="spellEnd"/>
      <w:r w:rsidR="0028727E" w:rsidRPr="0028727E">
        <w:t xml:space="preserve"> </w:t>
      </w:r>
      <w:proofErr w:type="spellStart"/>
      <w:r w:rsidR="0028727E" w:rsidRPr="0028727E">
        <w:t>hạn</w:t>
      </w:r>
      <w:proofErr w:type="spellEnd"/>
      <w:r w:rsidR="0028727E" w:rsidRPr="0028727E">
        <w:t xml:space="preserve">, </w:t>
      </w:r>
      <w:proofErr w:type="spellStart"/>
      <w:r w:rsidR="0028727E" w:rsidRPr="0028727E">
        <w:t>ông</w:t>
      </w:r>
      <w:proofErr w:type="spellEnd"/>
      <w:r w:rsidR="0028727E" w:rsidRPr="0028727E">
        <w:t xml:space="preserve"> </w:t>
      </w:r>
      <w:proofErr w:type="spellStart"/>
      <w:r w:rsidR="0028727E" w:rsidRPr="0028727E">
        <w:t>trở</w:t>
      </w:r>
      <w:proofErr w:type="spellEnd"/>
      <w:r w:rsidR="0028727E" w:rsidRPr="0028727E">
        <w:t xml:space="preserve"> </w:t>
      </w:r>
      <w:proofErr w:type="spellStart"/>
      <w:r w:rsidR="0028727E" w:rsidRPr="0028727E">
        <w:t>về</w:t>
      </w:r>
      <w:proofErr w:type="spellEnd"/>
      <w:r w:rsidR="0028727E" w:rsidRPr="0028727E">
        <w:t xml:space="preserve"> </w:t>
      </w:r>
      <w:proofErr w:type="spellStart"/>
      <w:r w:rsidR="0028727E" w:rsidRPr="0028727E">
        <w:t>cấm</w:t>
      </w:r>
      <w:proofErr w:type="spellEnd"/>
      <w:r w:rsidR="0028727E" w:rsidRPr="0028727E">
        <w:t xml:space="preserve"> </w:t>
      </w:r>
      <w:proofErr w:type="spellStart"/>
      <w:r w:rsidR="0028727E" w:rsidRPr="0028727E">
        <w:t>thành</w:t>
      </w:r>
      <w:proofErr w:type="spellEnd"/>
      <w:r w:rsidR="0028727E" w:rsidRPr="0028727E">
        <w:t xml:space="preserve">, </w:t>
      </w:r>
      <w:proofErr w:type="spellStart"/>
      <w:r w:rsidR="0028727E" w:rsidRPr="0028727E">
        <w:t>cùng</w:t>
      </w:r>
      <w:proofErr w:type="spellEnd"/>
      <w:r w:rsidR="0028727E" w:rsidRPr="0028727E">
        <w:t xml:space="preserve"> </w:t>
      </w:r>
      <w:proofErr w:type="spellStart"/>
      <w:r w:rsidR="0028727E" w:rsidRPr="0028727E">
        <w:t>các</w:t>
      </w:r>
      <w:proofErr w:type="spellEnd"/>
      <w:r w:rsidR="0028727E" w:rsidRPr="0028727E">
        <w:t xml:space="preserve"> </w:t>
      </w:r>
      <w:proofErr w:type="spellStart"/>
      <w:r w:rsidR="0028727E" w:rsidRPr="0028727E">
        <w:t>vệ</w:t>
      </w:r>
      <w:proofErr w:type="spellEnd"/>
      <w:r w:rsidR="0028727E" w:rsidRPr="0028727E">
        <w:t xml:space="preserve"> </w:t>
      </w:r>
      <w:proofErr w:type="spellStart"/>
      <w:r w:rsidR="0028727E" w:rsidRPr="0028727E">
        <w:t>sĩ</w:t>
      </w:r>
      <w:proofErr w:type="spellEnd"/>
      <w:r w:rsidR="0028727E" w:rsidRPr="0028727E">
        <w:t xml:space="preserve"> so </w:t>
      </w:r>
      <w:proofErr w:type="spellStart"/>
      <w:r w:rsidR="0028727E" w:rsidRPr="0028727E">
        <w:t>tài</w:t>
      </w:r>
      <w:proofErr w:type="spellEnd"/>
      <w:r w:rsidR="0028727E" w:rsidRPr="0028727E">
        <w:t xml:space="preserve">. </w:t>
      </w:r>
      <w:proofErr w:type="spellStart"/>
      <w:r w:rsidR="0028727E" w:rsidRPr="0028727E">
        <w:t>Thấy</w:t>
      </w:r>
      <w:proofErr w:type="spellEnd"/>
      <w:r w:rsidR="0028727E" w:rsidRPr="0028727E">
        <w:t xml:space="preserve"> </w:t>
      </w:r>
      <w:proofErr w:type="spellStart"/>
      <w:r w:rsidR="0028727E" w:rsidRPr="0028727E">
        <w:t>ông</w:t>
      </w:r>
      <w:proofErr w:type="spellEnd"/>
      <w:r w:rsidR="0028727E" w:rsidRPr="0028727E">
        <w:t xml:space="preserve"> </w:t>
      </w:r>
      <w:proofErr w:type="spellStart"/>
      <w:r w:rsidR="0028727E" w:rsidRPr="0028727E">
        <w:t>tiến</w:t>
      </w:r>
      <w:proofErr w:type="spellEnd"/>
      <w:r w:rsidR="0028727E" w:rsidRPr="0028727E">
        <w:t xml:space="preserve"> </w:t>
      </w:r>
      <w:proofErr w:type="spellStart"/>
      <w:r w:rsidR="0028727E" w:rsidRPr="0028727E">
        <w:t>thoái</w:t>
      </w:r>
      <w:proofErr w:type="spellEnd"/>
      <w:r w:rsidR="0028727E" w:rsidRPr="0028727E">
        <w:t xml:space="preserve"> </w:t>
      </w:r>
      <w:proofErr w:type="spellStart"/>
      <w:r w:rsidR="0028727E" w:rsidRPr="0028727E">
        <w:t>như</w:t>
      </w:r>
      <w:proofErr w:type="spellEnd"/>
      <w:r w:rsidR="0028727E" w:rsidRPr="0028727E">
        <w:t xml:space="preserve"> bay, </w:t>
      </w:r>
      <w:proofErr w:type="spellStart"/>
      <w:r w:rsidR="0028727E" w:rsidRPr="0028727E">
        <w:t>tay</w:t>
      </w:r>
      <w:proofErr w:type="spellEnd"/>
      <w:r w:rsidR="0028727E" w:rsidRPr="0028727E">
        <w:t xml:space="preserve"> </w:t>
      </w:r>
      <w:proofErr w:type="spellStart"/>
      <w:r w:rsidR="0028727E" w:rsidRPr="0028727E">
        <w:t>đấm</w:t>
      </w:r>
      <w:proofErr w:type="spellEnd"/>
      <w:r w:rsidR="0028727E" w:rsidRPr="0028727E">
        <w:t xml:space="preserve">, </w:t>
      </w:r>
      <w:proofErr w:type="spellStart"/>
      <w:r w:rsidR="0028727E" w:rsidRPr="0028727E">
        <w:t>chân</w:t>
      </w:r>
      <w:proofErr w:type="spellEnd"/>
      <w:r w:rsidR="0028727E" w:rsidRPr="0028727E">
        <w:t xml:space="preserve"> </w:t>
      </w:r>
      <w:proofErr w:type="spellStart"/>
      <w:r w:rsidR="0028727E" w:rsidRPr="0028727E">
        <w:t>đá</w:t>
      </w:r>
      <w:proofErr w:type="spellEnd"/>
      <w:r w:rsidR="0028727E" w:rsidRPr="0028727E">
        <w:t xml:space="preserve"> </w:t>
      </w:r>
      <w:proofErr w:type="spellStart"/>
      <w:r w:rsidR="0028727E" w:rsidRPr="0028727E">
        <w:t>thoăn</w:t>
      </w:r>
      <w:proofErr w:type="spellEnd"/>
      <w:r w:rsidR="0028727E" w:rsidRPr="0028727E">
        <w:t xml:space="preserve"> </w:t>
      </w:r>
      <w:proofErr w:type="spellStart"/>
      <w:r w:rsidR="0028727E" w:rsidRPr="0028727E">
        <w:t>thoắt</w:t>
      </w:r>
      <w:proofErr w:type="spellEnd"/>
      <w:r w:rsidR="0028727E" w:rsidRPr="0028727E">
        <w:t xml:space="preserve">, </w:t>
      </w:r>
      <w:proofErr w:type="spellStart"/>
      <w:r w:rsidR="0028727E" w:rsidRPr="0028727E">
        <w:t>xem</w:t>
      </w:r>
      <w:proofErr w:type="spellEnd"/>
      <w:r w:rsidR="0028727E" w:rsidRPr="0028727E">
        <w:t xml:space="preserve"> </w:t>
      </w:r>
      <w:proofErr w:type="spellStart"/>
      <w:r w:rsidR="0028727E" w:rsidRPr="0028727E">
        <w:t>ra</w:t>
      </w:r>
      <w:proofErr w:type="spellEnd"/>
      <w:r w:rsidR="0028727E" w:rsidRPr="0028727E">
        <w:t xml:space="preserve"> </w:t>
      </w:r>
      <w:proofErr w:type="spellStart"/>
      <w:r w:rsidR="0028727E" w:rsidRPr="0028727E">
        <w:t>sức</w:t>
      </w:r>
      <w:proofErr w:type="spellEnd"/>
      <w:r w:rsidR="0028727E" w:rsidRPr="0028727E">
        <w:t xml:space="preserve"> </w:t>
      </w:r>
      <w:proofErr w:type="spellStart"/>
      <w:r w:rsidR="0028727E" w:rsidRPr="0028727E">
        <w:t>có</w:t>
      </w:r>
      <w:proofErr w:type="spellEnd"/>
      <w:r w:rsidR="0028727E" w:rsidRPr="0028727E">
        <w:t xml:space="preserve"> </w:t>
      </w:r>
      <w:proofErr w:type="spellStart"/>
      <w:r w:rsidR="0028727E" w:rsidRPr="0028727E">
        <w:t>thể</w:t>
      </w:r>
      <w:proofErr w:type="spellEnd"/>
      <w:r w:rsidR="0028727E" w:rsidRPr="0028727E">
        <w:t xml:space="preserve"> </w:t>
      </w:r>
      <w:proofErr w:type="spellStart"/>
      <w:r w:rsidR="0028727E" w:rsidRPr="0028727E">
        <w:t>địch</w:t>
      </w:r>
      <w:proofErr w:type="spellEnd"/>
      <w:r w:rsidR="0028727E" w:rsidRPr="0028727E">
        <w:t xml:space="preserve"> </w:t>
      </w:r>
      <w:proofErr w:type="spellStart"/>
      <w:r w:rsidR="0028727E" w:rsidRPr="0028727E">
        <w:t>nổi</w:t>
      </w:r>
      <w:proofErr w:type="spellEnd"/>
      <w:r w:rsidR="0028727E" w:rsidRPr="0028727E">
        <w:t xml:space="preserve"> </w:t>
      </w:r>
      <w:proofErr w:type="spellStart"/>
      <w:r w:rsidR="0028727E" w:rsidRPr="0028727E">
        <w:t>cả</w:t>
      </w:r>
      <w:proofErr w:type="spellEnd"/>
      <w:r w:rsidR="0028727E" w:rsidRPr="0028727E">
        <w:t xml:space="preserve"> </w:t>
      </w:r>
      <w:proofErr w:type="spellStart"/>
      <w:r w:rsidR="0028727E" w:rsidRPr="0028727E">
        <w:t>vài</w:t>
      </w:r>
      <w:proofErr w:type="spellEnd"/>
      <w:r w:rsidR="0028727E" w:rsidRPr="0028727E">
        <w:t xml:space="preserve"> </w:t>
      </w:r>
      <w:proofErr w:type="spellStart"/>
      <w:r w:rsidR="0028727E" w:rsidRPr="0028727E">
        <w:t>chục</w:t>
      </w:r>
      <w:proofErr w:type="spellEnd"/>
      <w:r w:rsidR="0028727E" w:rsidRPr="0028727E">
        <w:t xml:space="preserve"> </w:t>
      </w:r>
      <w:proofErr w:type="spellStart"/>
      <w:r w:rsidR="0028727E" w:rsidRPr="0028727E">
        <w:t>người</w:t>
      </w:r>
      <w:proofErr w:type="spellEnd"/>
      <w:r w:rsidR="0028727E" w:rsidRPr="0028727E">
        <w:t xml:space="preserve">. </w:t>
      </w:r>
      <w:proofErr w:type="spellStart"/>
      <w:r w:rsidR="0028727E" w:rsidRPr="0028727E">
        <w:t>Từ</w:t>
      </w:r>
      <w:proofErr w:type="spellEnd"/>
      <w:r w:rsidR="0028727E" w:rsidRPr="0028727E">
        <w:t xml:space="preserve"> </w:t>
      </w:r>
      <w:proofErr w:type="spellStart"/>
      <w:r w:rsidR="0028727E" w:rsidRPr="0028727E">
        <w:t>đó</w:t>
      </w:r>
      <w:proofErr w:type="spellEnd"/>
      <w:r w:rsidR="0028727E" w:rsidRPr="0028727E">
        <w:t xml:space="preserve">, </w:t>
      </w:r>
      <w:proofErr w:type="spellStart"/>
      <w:r w:rsidR="0028727E" w:rsidRPr="0028727E">
        <w:t>quân</w:t>
      </w:r>
      <w:proofErr w:type="spellEnd"/>
      <w:r w:rsidR="0028727E" w:rsidRPr="0028727E">
        <w:t xml:space="preserve"> </w:t>
      </w:r>
      <w:proofErr w:type="spellStart"/>
      <w:r w:rsidR="0028727E" w:rsidRPr="0028727E">
        <w:t>vệ</w:t>
      </w:r>
      <w:proofErr w:type="spellEnd"/>
      <w:r w:rsidR="0028727E" w:rsidRPr="0028727E">
        <w:t xml:space="preserve"> </w:t>
      </w:r>
      <w:proofErr w:type="spellStart"/>
      <w:r w:rsidR="0028727E" w:rsidRPr="0028727E">
        <w:t>sĩ</w:t>
      </w:r>
      <w:proofErr w:type="spellEnd"/>
      <w:r w:rsidR="0028727E" w:rsidRPr="0028727E">
        <w:t xml:space="preserve"> </w:t>
      </w:r>
      <w:proofErr w:type="spellStart"/>
      <w:r w:rsidR="0028727E" w:rsidRPr="0028727E">
        <w:t>bái</w:t>
      </w:r>
      <w:proofErr w:type="spellEnd"/>
      <w:r w:rsidR="0028727E" w:rsidRPr="0028727E">
        <w:t xml:space="preserve"> </w:t>
      </w:r>
      <w:proofErr w:type="spellStart"/>
      <w:r w:rsidR="0028727E" w:rsidRPr="0028727E">
        <w:t>phục</w:t>
      </w:r>
      <w:proofErr w:type="spellEnd"/>
      <w:r w:rsidR="0028727E" w:rsidRPr="0028727E">
        <w:t xml:space="preserve"> </w:t>
      </w:r>
      <w:proofErr w:type="spellStart"/>
      <w:r w:rsidR="0028727E" w:rsidRPr="0028727E">
        <w:t>ông</w:t>
      </w:r>
      <w:proofErr w:type="spellEnd"/>
      <w:r w:rsidR="0028727E" w:rsidRPr="0028727E">
        <w:t>.</w:t>
      </w:r>
    </w:p>
    <w:p w14:paraId="10E20FB0" w14:textId="6121DC08" w:rsidR="00E004C7" w:rsidRPr="00E004C7" w:rsidRDefault="0028727E" w:rsidP="00AF1D4B">
      <w:pPr>
        <w:ind w:firstLine="720"/>
        <w:rPr>
          <w:lang w:val="vi-VN"/>
        </w:rPr>
      </w:pPr>
      <w:proofErr w:type="spellStart"/>
      <w:r w:rsidRPr="0028727E">
        <w:t>Với</w:t>
      </w:r>
      <w:proofErr w:type="spellEnd"/>
      <w:r w:rsidRPr="0028727E">
        <w:t xml:space="preserve"> </w:t>
      </w:r>
      <w:proofErr w:type="spellStart"/>
      <w:r w:rsidRPr="0028727E">
        <w:t>tài</w:t>
      </w:r>
      <w:proofErr w:type="spellEnd"/>
      <w:r w:rsidRPr="0028727E">
        <w:t xml:space="preserve"> </w:t>
      </w:r>
      <w:proofErr w:type="spellStart"/>
      <w:r w:rsidRPr="0028727E">
        <w:t>năng</w:t>
      </w:r>
      <w:proofErr w:type="spellEnd"/>
      <w:r w:rsidRPr="0028727E">
        <w:t xml:space="preserve"> </w:t>
      </w:r>
      <w:proofErr w:type="spellStart"/>
      <w:r w:rsidRPr="0028727E">
        <w:t>bẩm</w:t>
      </w:r>
      <w:proofErr w:type="spellEnd"/>
      <w:r w:rsidRPr="0028727E">
        <w:t xml:space="preserve"> </w:t>
      </w:r>
      <w:proofErr w:type="spellStart"/>
      <w:r w:rsidRPr="0028727E">
        <w:t>sinh</w:t>
      </w:r>
      <w:proofErr w:type="spellEnd"/>
      <w:r w:rsidRPr="0028727E">
        <w:t xml:space="preserve"> </w:t>
      </w:r>
      <w:proofErr w:type="spellStart"/>
      <w:r w:rsidRPr="0028727E">
        <w:t>và</w:t>
      </w:r>
      <w:proofErr w:type="spellEnd"/>
      <w:r w:rsidRPr="0028727E">
        <w:t xml:space="preserve"> </w:t>
      </w:r>
      <w:proofErr w:type="spellStart"/>
      <w:r w:rsidRPr="0028727E">
        <w:t>chí</w:t>
      </w:r>
      <w:proofErr w:type="spellEnd"/>
      <w:r w:rsidRPr="0028727E">
        <w:t xml:space="preserve"> </w:t>
      </w:r>
      <w:proofErr w:type="spellStart"/>
      <w:r w:rsidRPr="0028727E">
        <w:t>hướng</w:t>
      </w:r>
      <w:proofErr w:type="spellEnd"/>
      <w:r w:rsidRPr="0028727E">
        <w:t xml:space="preserve"> </w:t>
      </w:r>
      <w:proofErr w:type="spellStart"/>
      <w:r w:rsidRPr="0028727E">
        <w:t>đúng</w:t>
      </w:r>
      <w:proofErr w:type="spellEnd"/>
      <w:r w:rsidRPr="0028727E">
        <w:t xml:space="preserve"> </w:t>
      </w:r>
      <w:proofErr w:type="spellStart"/>
      <w:r w:rsidRPr="0028727E">
        <w:t>đắn</w:t>
      </w:r>
      <w:proofErr w:type="spellEnd"/>
      <w:r w:rsidRPr="0028727E">
        <w:t xml:space="preserve"> </w:t>
      </w:r>
      <w:proofErr w:type="spellStart"/>
      <w:r w:rsidRPr="0028727E">
        <w:t>của</w:t>
      </w:r>
      <w:proofErr w:type="spellEnd"/>
      <w:r w:rsidRPr="0028727E">
        <w:t xml:space="preserve"> </w:t>
      </w:r>
      <w:proofErr w:type="spellStart"/>
      <w:r w:rsidRPr="0028727E">
        <w:t>mình</w:t>
      </w:r>
      <w:proofErr w:type="spellEnd"/>
      <w:r w:rsidRPr="0028727E">
        <w:t xml:space="preserve">, </w:t>
      </w:r>
      <w:proofErr w:type="spellStart"/>
      <w:r w:rsidRPr="0028727E">
        <w:t>lại</w:t>
      </w:r>
      <w:proofErr w:type="spellEnd"/>
      <w:r w:rsidRPr="0028727E">
        <w:t xml:space="preserve"> </w:t>
      </w:r>
      <w:proofErr w:type="spellStart"/>
      <w:r w:rsidRPr="0028727E">
        <w:t>được</w:t>
      </w:r>
      <w:proofErr w:type="spellEnd"/>
      <w:r w:rsidRPr="0028727E">
        <w:t xml:space="preserve"> </w:t>
      </w:r>
      <w:proofErr w:type="spellStart"/>
      <w:r w:rsidRPr="0028727E">
        <w:t>đích</w:t>
      </w:r>
      <w:proofErr w:type="spellEnd"/>
      <w:r w:rsidRPr="0028727E">
        <w:t xml:space="preserve"> </w:t>
      </w:r>
      <w:proofErr w:type="spellStart"/>
      <w:r w:rsidRPr="0028727E">
        <w:t>thân</w:t>
      </w:r>
      <w:proofErr w:type="spellEnd"/>
      <w:r w:rsidRPr="0028727E">
        <w:t xml:space="preserve"> </w:t>
      </w:r>
      <w:proofErr w:type="spellStart"/>
      <w:r w:rsidRPr="0028727E">
        <w:t>Trần</w:t>
      </w:r>
      <w:proofErr w:type="spellEnd"/>
      <w:r w:rsidRPr="0028727E">
        <w:t xml:space="preserve"> Quốc Tuấn </w:t>
      </w:r>
      <w:proofErr w:type="spellStart"/>
      <w:r w:rsidRPr="0028727E">
        <w:t>rèn</w:t>
      </w:r>
      <w:proofErr w:type="spellEnd"/>
      <w:r w:rsidRPr="0028727E">
        <w:t xml:space="preserve"> </w:t>
      </w:r>
      <w:proofErr w:type="spellStart"/>
      <w:r w:rsidRPr="0028727E">
        <w:t>cặp</w:t>
      </w:r>
      <w:proofErr w:type="spellEnd"/>
      <w:r w:rsidRPr="0028727E">
        <w:t xml:space="preserve">, Phạm </w:t>
      </w:r>
      <w:proofErr w:type="spellStart"/>
      <w:r w:rsidRPr="0028727E">
        <w:t>Ngũ</w:t>
      </w:r>
      <w:proofErr w:type="spellEnd"/>
      <w:r w:rsidRPr="0028727E">
        <w:t xml:space="preserve"> </w:t>
      </w:r>
      <w:proofErr w:type="spellStart"/>
      <w:r w:rsidRPr="0028727E">
        <w:t>Lão</w:t>
      </w:r>
      <w:proofErr w:type="spellEnd"/>
      <w:r w:rsidRPr="0028727E">
        <w:t xml:space="preserve"> </w:t>
      </w:r>
      <w:proofErr w:type="spellStart"/>
      <w:r w:rsidRPr="0028727E">
        <w:t>được</w:t>
      </w:r>
      <w:proofErr w:type="spellEnd"/>
      <w:r w:rsidRPr="0028727E">
        <w:t xml:space="preserve"> </w:t>
      </w:r>
      <w:proofErr w:type="spellStart"/>
      <w:r w:rsidRPr="0028727E">
        <w:t>Hưng</w:t>
      </w:r>
      <w:proofErr w:type="spellEnd"/>
      <w:r w:rsidRPr="0028727E">
        <w:t xml:space="preserve"> </w:t>
      </w:r>
      <w:proofErr w:type="spellStart"/>
      <w:r w:rsidRPr="0028727E">
        <w:t>Đạo</w:t>
      </w:r>
      <w:proofErr w:type="spellEnd"/>
      <w:r w:rsidRPr="0028727E">
        <w:t xml:space="preserve"> </w:t>
      </w:r>
      <w:proofErr w:type="spellStart"/>
      <w:r w:rsidRPr="0028727E">
        <w:t>Đại</w:t>
      </w:r>
      <w:proofErr w:type="spellEnd"/>
      <w:r w:rsidRPr="0028727E">
        <w:t xml:space="preserve"> Vương </w:t>
      </w:r>
      <w:proofErr w:type="spellStart"/>
      <w:r w:rsidRPr="0028727E">
        <w:t>ưu</w:t>
      </w:r>
      <w:proofErr w:type="spellEnd"/>
      <w:r w:rsidRPr="0028727E">
        <w:t xml:space="preserve"> </w:t>
      </w:r>
      <w:proofErr w:type="spellStart"/>
      <w:r w:rsidRPr="0028727E">
        <w:t>ái</w:t>
      </w:r>
      <w:proofErr w:type="spellEnd"/>
      <w:r w:rsidRPr="0028727E">
        <w:t xml:space="preserve"> </w:t>
      </w:r>
      <w:proofErr w:type="spellStart"/>
      <w:r w:rsidRPr="0028727E">
        <w:t>gả</w:t>
      </w:r>
      <w:proofErr w:type="spellEnd"/>
      <w:r w:rsidRPr="0028727E">
        <w:t xml:space="preserve"> con </w:t>
      </w:r>
      <w:proofErr w:type="spellStart"/>
      <w:r w:rsidRPr="0028727E">
        <w:t>gái</w:t>
      </w:r>
      <w:proofErr w:type="spellEnd"/>
      <w:r w:rsidRPr="0028727E">
        <w:t xml:space="preserve"> </w:t>
      </w:r>
      <w:proofErr w:type="spellStart"/>
      <w:r w:rsidRPr="0028727E">
        <w:t>cho</w:t>
      </w:r>
      <w:proofErr w:type="spellEnd"/>
      <w:r w:rsidRPr="0028727E">
        <w:t xml:space="preserve">. </w:t>
      </w:r>
      <w:proofErr w:type="spellStart"/>
      <w:r w:rsidRPr="00E004C7">
        <w:t>Nàng</w:t>
      </w:r>
      <w:proofErr w:type="spellEnd"/>
      <w:r w:rsidRPr="00E004C7">
        <w:t xml:space="preserve"> </w:t>
      </w:r>
      <w:proofErr w:type="spellStart"/>
      <w:r w:rsidRPr="00E004C7">
        <w:t>là</w:t>
      </w:r>
      <w:proofErr w:type="spellEnd"/>
      <w:r w:rsidRPr="00E004C7">
        <w:t xml:space="preserve"> Trần Thị Tĩnh, con </w:t>
      </w:r>
      <w:proofErr w:type="spellStart"/>
      <w:r w:rsidRPr="00E004C7">
        <w:t>ruột</w:t>
      </w:r>
      <w:proofErr w:type="spellEnd"/>
      <w:r w:rsidRPr="00E004C7">
        <w:t xml:space="preserve"> </w:t>
      </w:r>
      <w:proofErr w:type="spellStart"/>
      <w:r w:rsidRPr="00E004C7">
        <w:t>của</w:t>
      </w:r>
      <w:proofErr w:type="spellEnd"/>
      <w:r w:rsidRPr="00E004C7">
        <w:t xml:space="preserve"> Vương, </w:t>
      </w:r>
      <w:proofErr w:type="spellStart"/>
      <w:r w:rsidRPr="00E004C7">
        <w:t>nhưng</w:t>
      </w:r>
      <w:proofErr w:type="spellEnd"/>
      <w:r w:rsidRPr="00E004C7">
        <w:t xml:space="preserve"> do </w:t>
      </w:r>
      <w:proofErr w:type="spellStart"/>
      <w:r w:rsidRPr="00E004C7">
        <w:t>tôn</w:t>
      </w:r>
      <w:proofErr w:type="spellEnd"/>
      <w:r w:rsidRPr="00E004C7">
        <w:t xml:space="preserve"> </w:t>
      </w:r>
      <w:proofErr w:type="spellStart"/>
      <w:r w:rsidRPr="00E004C7">
        <w:t>thất</w:t>
      </w:r>
      <w:proofErr w:type="spellEnd"/>
      <w:r w:rsidRPr="00E004C7">
        <w:t xml:space="preserve"> </w:t>
      </w:r>
      <w:proofErr w:type="spellStart"/>
      <w:r w:rsidRPr="00E004C7">
        <w:t>nhà</w:t>
      </w:r>
      <w:proofErr w:type="spellEnd"/>
      <w:r w:rsidRPr="00E004C7">
        <w:t xml:space="preserve"> </w:t>
      </w:r>
      <w:proofErr w:type="spellStart"/>
      <w:r w:rsidRPr="00E004C7">
        <w:t>Trần</w:t>
      </w:r>
      <w:proofErr w:type="spellEnd"/>
      <w:r w:rsidRPr="00E004C7">
        <w:t xml:space="preserve"> </w:t>
      </w:r>
      <w:proofErr w:type="spellStart"/>
      <w:r w:rsidRPr="00E004C7">
        <w:t>có</w:t>
      </w:r>
      <w:proofErr w:type="spellEnd"/>
      <w:r w:rsidRPr="00E004C7">
        <w:t xml:space="preserve"> </w:t>
      </w:r>
      <w:proofErr w:type="spellStart"/>
      <w:r w:rsidRPr="00E004C7">
        <w:t>lệ</w:t>
      </w:r>
      <w:proofErr w:type="spellEnd"/>
      <w:r w:rsidRPr="00E004C7">
        <w:t xml:space="preserve"> </w:t>
      </w:r>
      <w:proofErr w:type="spellStart"/>
      <w:r w:rsidRPr="00E004C7">
        <w:t>chỉ</w:t>
      </w:r>
      <w:proofErr w:type="spellEnd"/>
      <w:r w:rsidRPr="00E004C7">
        <w:t xml:space="preserve"> </w:t>
      </w:r>
      <w:proofErr w:type="spellStart"/>
      <w:r w:rsidRPr="00E004C7">
        <w:t>được</w:t>
      </w:r>
      <w:proofErr w:type="spellEnd"/>
      <w:r w:rsidRPr="00E004C7">
        <w:t xml:space="preserve"> </w:t>
      </w:r>
      <w:proofErr w:type="spellStart"/>
      <w:r w:rsidRPr="00E004C7">
        <w:t>cưới</w:t>
      </w:r>
      <w:proofErr w:type="spellEnd"/>
      <w:r w:rsidRPr="00E004C7">
        <w:t xml:space="preserve"> </w:t>
      </w:r>
      <w:proofErr w:type="spellStart"/>
      <w:r w:rsidRPr="00E004C7">
        <w:t>người</w:t>
      </w:r>
      <w:proofErr w:type="spellEnd"/>
      <w:r w:rsidRPr="00E004C7">
        <w:t xml:space="preserve"> </w:t>
      </w:r>
      <w:proofErr w:type="spellStart"/>
      <w:r w:rsidRPr="00E004C7">
        <w:t>trong</w:t>
      </w:r>
      <w:proofErr w:type="spellEnd"/>
      <w:r w:rsidRPr="00E004C7">
        <w:t xml:space="preserve"> </w:t>
      </w:r>
      <w:proofErr w:type="spellStart"/>
      <w:r w:rsidRPr="00E004C7">
        <w:t>hoàng</w:t>
      </w:r>
      <w:proofErr w:type="spellEnd"/>
      <w:r w:rsidRPr="00E004C7">
        <w:t xml:space="preserve"> </w:t>
      </w:r>
      <w:proofErr w:type="spellStart"/>
      <w:r w:rsidRPr="00E004C7">
        <w:t>tộc</w:t>
      </w:r>
      <w:proofErr w:type="spellEnd"/>
      <w:r w:rsidRPr="00E004C7">
        <w:t xml:space="preserve"> </w:t>
      </w:r>
      <w:proofErr w:type="spellStart"/>
      <w:r w:rsidRPr="00E004C7">
        <w:t>mà</w:t>
      </w:r>
      <w:proofErr w:type="spellEnd"/>
      <w:r w:rsidRPr="00E004C7">
        <w:t xml:space="preserve"> Vương </w:t>
      </w:r>
      <w:proofErr w:type="spellStart"/>
      <w:r w:rsidRPr="00E004C7">
        <w:t>phải</w:t>
      </w:r>
      <w:proofErr w:type="spellEnd"/>
      <w:r w:rsidRPr="00E004C7">
        <w:t xml:space="preserve"> </w:t>
      </w:r>
      <w:proofErr w:type="spellStart"/>
      <w:r w:rsidRPr="00E004C7">
        <w:t>đổi</w:t>
      </w:r>
      <w:proofErr w:type="spellEnd"/>
      <w:r w:rsidRPr="00E004C7">
        <w:t xml:space="preserve"> </w:t>
      </w:r>
      <w:proofErr w:type="spellStart"/>
      <w:r w:rsidRPr="00E004C7">
        <w:t>danh</w:t>
      </w:r>
      <w:proofErr w:type="spellEnd"/>
      <w:r w:rsidRPr="00E004C7">
        <w:t xml:space="preserve"> </w:t>
      </w:r>
      <w:proofErr w:type="spellStart"/>
      <w:r w:rsidRPr="00E004C7">
        <w:t>nghĩa</w:t>
      </w:r>
      <w:proofErr w:type="spellEnd"/>
      <w:r w:rsidRPr="00E004C7">
        <w:t xml:space="preserve"> </w:t>
      </w:r>
      <w:proofErr w:type="spellStart"/>
      <w:r w:rsidRPr="00E004C7">
        <w:t>cô</w:t>
      </w:r>
      <w:proofErr w:type="spellEnd"/>
      <w:r w:rsidRPr="00E004C7">
        <w:t xml:space="preserve"> </w:t>
      </w:r>
      <w:proofErr w:type="spellStart"/>
      <w:r w:rsidRPr="00E004C7">
        <w:t>thành</w:t>
      </w:r>
      <w:proofErr w:type="spellEnd"/>
      <w:r w:rsidRPr="00E004C7">
        <w:t xml:space="preserve"> con </w:t>
      </w:r>
      <w:proofErr w:type="spellStart"/>
      <w:r w:rsidRPr="00E004C7">
        <w:t>gái</w:t>
      </w:r>
      <w:proofErr w:type="spellEnd"/>
      <w:r w:rsidRPr="00E004C7">
        <w:t xml:space="preserve"> </w:t>
      </w:r>
      <w:proofErr w:type="spellStart"/>
      <w:r w:rsidRPr="00E004C7">
        <w:t>nuôi</w:t>
      </w:r>
      <w:proofErr w:type="spellEnd"/>
      <w:r w:rsidRPr="00E004C7">
        <w:t xml:space="preserve"> </w:t>
      </w:r>
      <w:proofErr w:type="spellStart"/>
      <w:r w:rsidRPr="00E004C7">
        <w:t>để</w:t>
      </w:r>
      <w:proofErr w:type="spellEnd"/>
      <w:r w:rsidRPr="00E004C7">
        <w:t xml:space="preserve"> </w:t>
      </w:r>
      <w:proofErr w:type="spellStart"/>
      <w:r w:rsidRPr="00E004C7">
        <w:t>gả</w:t>
      </w:r>
      <w:proofErr w:type="spellEnd"/>
      <w:r w:rsidRPr="00E004C7">
        <w:t xml:space="preserve"> </w:t>
      </w:r>
      <w:proofErr w:type="spellStart"/>
      <w:r w:rsidRPr="00E004C7">
        <w:t>cho</w:t>
      </w:r>
      <w:proofErr w:type="spellEnd"/>
      <w:r w:rsidRPr="00E004C7">
        <w:t xml:space="preserve"> Phạm </w:t>
      </w:r>
      <w:proofErr w:type="spellStart"/>
      <w:r w:rsidRPr="00E004C7">
        <w:t>Ngũ</w:t>
      </w:r>
      <w:proofErr w:type="spellEnd"/>
      <w:r w:rsidRPr="00E004C7">
        <w:t xml:space="preserve"> </w:t>
      </w:r>
      <w:proofErr w:type="spellStart"/>
      <w:r>
        <w:t>Lão</w:t>
      </w:r>
      <w:proofErr w:type="spellEnd"/>
      <w:r>
        <w:rPr>
          <w:lang w:val="vi-VN"/>
        </w:rPr>
        <w:t xml:space="preserve">. </w:t>
      </w:r>
      <w:r w:rsidR="00E004C7" w:rsidRPr="00E004C7">
        <w:t xml:space="preserve">Ông </w:t>
      </w:r>
      <w:proofErr w:type="spellStart"/>
      <w:r w:rsidR="00E004C7" w:rsidRPr="00E004C7">
        <w:t>là</w:t>
      </w:r>
      <w:proofErr w:type="spellEnd"/>
      <w:r w:rsidR="00E004C7" w:rsidRPr="00E004C7">
        <w:t xml:space="preserve"> </w:t>
      </w:r>
      <w:proofErr w:type="spellStart"/>
      <w:r w:rsidR="00E004C7" w:rsidRPr="00E004C7">
        <w:t>một</w:t>
      </w:r>
      <w:proofErr w:type="spellEnd"/>
      <w:r w:rsidR="00E004C7" w:rsidRPr="00E004C7">
        <w:t xml:space="preserve"> </w:t>
      </w:r>
      <w:proofErr w:type="spellStart"/>
      <w:r w:rsidR="00E004C7" w:rsidRPr="00E004C7">
        <w:t>vị</w:t>
      </w:r>
      <w:proofErr w:type="spellEnd"/>
      <w:r w:rsidR="00E004C7" w:rsidRPr="00E004C7">
        <w:t xml:space="preserve"> </w:t>
      </w:r>
      <w:proofErr w:type="spellStart"/>
      <w:r w:rsidR="00E004C7" w:rsidRPr="00E004C7">
        <w:t>tướng</w:t>
      </w:r>
      <w:proofErr w:type="spellEnd"/>
      <w:r w:rsidR="00E004C7" w:rsidRPr="00E004C7">
        <w:t xml:space="preserve"> </w:t>
      </w:r>
      <w:proofErr w:type="spellStart"/>
      <w:r w:rsidR="00E004C7" w:rsidRPr="00E004C7">
        <w:t>tài</w:t>
      </w:r>
      <w:proofErr w:type="spellEnd"/>
      <w:r w:rsidR="00E004C7" w:rsidRPr="00E004C7">
        <w:t xml:space="preserve"> </w:t>
      </w:r>
      <w:proofErr w:type="spellStart"/>
      <w:r w:rsidR="00E004C7" w:rsidRPr="00E004C7">
        <w:t>dưới</w:t>
      </w:r>
      <w:proofErr w:type="spellEnd"/>
      <w:r w:rsidR="00E004C7" w:rsidRPr="00E004C7">
        <w:t xml:space="preserve"> </w:t>
      </w:r>
      <w:proofErr w:type="spellStart"/>
      <w:r w:rsidR="00E004C7" w:rsidRPr="00E004C7">
        <w:t>trướng</w:t>
      </w:r>
      <w:proofErr w:type="spellEnd"/>
      <w:r w:rsidR="00E004C7" w:rsidRPr="00E004C7">
        <w:t xml:space="preserve"> </w:t>
      </w:r>
      <w:proofErr w:type="spellStart"/>
      <w:r w:rsidR="00E004C7" w:rsidRPr="00E004C7">
        <w:t>Trần</w:t>
      </w:r>
      <w:proofErr w:type="spellEnd"/>
      <w:r w:rsidR="00E004C7" w:rsidRPr="00E004C7">
        <w:t xml:space="preserve"> </w:t>
      </w:r>
      <w:proofErr w:type="spellStart"/>
      <w:r w:rsidR="00E004C7" w:rsidRPr="00E004C7">
        <w:t>Hưng</w:t>
      </w:r>
      <w:proofErr w:type="spellEnd"/>
      <w:r w:rsidR="00E004C7" w:rsidRPr="00E004C7">
        <w:t xml:space="preserve"> Đạo, </w:t>
      </w:r>
      <w:proofErr w:type="spellStart"/>
      <w:r w:rsidR="00E004C7" w:rsidRPr="00E004C7">
        <w:t>lập</w:t>
      </w:r>
      <w:proofErr w:type="spellEnd"/>
      <w:r w:rsidR="00E004C7" w:rsidRPr="00E004C7">
        <w:t xml:space="preserve"> </w:t>
      </w:r>
      <w:proofErr w:type="spellStart"/>
      <w:r w:rsidR="00E004C7" w:rsidRPr="00E004C7">
        <w:t>nhiều</w:t>
      </w:r>
      <w:proofErr w:type="spellEnd"/>
      <w:r w:rsidR="00E004C7" w:rsidRPr="00E004C7">
        <w:t xml:space="preserve"> </w:t>
      </w:r>
      <w:proofErr w:type="spellStart"/>
      <w:r w:rsidR="00E004C7" w:rsidRPr="00E004C7">
        <w:t>chiến</w:t>
      </w:r>
      <w:proofErr w:type="spellEnd"/>
      <w:r w:rsidR="00E004C7" w:rsidRPr="00E004C7">
        <w:t xml:space="preserve"> </w:t>
      </w:r>
      <w:proofErr w:type="spellStart"/>
      <w:r w:rsidR="00E004C7" w:rsidRPr="00E004C7">
        <w:lastRenderedPageBreak/>
        <w:t>công</w:t>
      </w:r>
      <w:proofErr w:type="spellEnd"/>
      <w:r w:rsidR="00E004C7" w:rsidRPr="00E004C7">
        <w:t xml:space="preserve"> </w:t>
      </w:r>
      <w:proofErr w:type="spellStart"/>
      <w:r w:rsidR="00E004C7" w:rsidRPr="00E004C7">
        <w:t>trong</w:t>
      </w:r>
      <w:proofErr w:type="spellEnd"/>
      <w:r w:rsidR="00E004C7" w:rsidRPr="00E004C7">
        <w:t xml:space="preserve"> </w:t>
      </w:r>
      <w:proofErr w:type="spellStart"/>
      <w:r w:rsidR="00E004C7" w:rsidRPr="00E004C7">
        <w:t>chiến</w:t>
      </w:r>
      <w:proofErr w:type="spellEnd"/>
      <w:r w:rsidR="00E004C7" w:rsidRPr="00E004C7">
        <w:t xml:space="preserve"> </w:t>
      </w:r>
      <w:proofErr w:type="spellStart"/>
      <w:r w:rsidR="00E004C7" w:rsidRPr="00E004C7">
        <w:t>tranh</w:t>
      </w:r>
      <w:proofErr w:type="spellEnd"/>
      <w:r w:rsidR="00E004C7" w:rsidRPr="00E004C7">
        <w:t xml:space="preserve"> </w:t>
      </w:r>
      <w:proofErr w:type="spellStart"/>
      <w:r w:rsidR="00E004C7" w:rsidRPr="00E004C7">
        <w:t>chống</w:t>
      </w:r>
      <w:proofErr w:type="spellEnd"/>
      <w:r w:rsidR="00E004C7" w:rsidRPr="00E004C7">
        <w:t xml:space="preserve"> </w:t>
      </w:r>
      <w:proofErr w:type="spellStart"/>
      <w:r w:rsidR="00E004C7" w:rsidRPr="00E004C7">
        <w:t>quân</w:t>
      </w:r>
      <w:proofErr w:type="spellEnd"/>
      <w:r w:rsidR="00E004C7" w:rsidRPr="00E004C7">
        <w:t xml:space="preserve"> </w:t>
      </w:r>
      <w:proofErr w:type="spellStart"/>
      <w:r w:rsidR="00E004C7" w:rsidRPr="00E004C7">
        <w:t>xâm</w:t>
      </w:r>
      <w:proofErr w:type="spellEnd"/>
      <w:r w:rsidR="00E004C7" w:rsidRPr="00E004C7">
        <w:t xml:space="preserve"> </w:t>
      </w:r>
      <w:proofErr w:type="spellStart"/>
      <w:r w:rsidR="00E004C7" w:rsidRPr="00E004C7">
        <w:t>lược</w:t>
      </w:r>
      <w:proofErr w:type="spellEnd"/>
      <w:r w:rsidR="00E004C7" w:rsidRPr="00E004C7">
        <w:t xml:space="preserve"> Nguyên </w:t>
      </w:r>
      <w:proofErr w:type="spellStart"/>
      <w:r w:rsidR="00E004C7" w:rsidRPr="00E004C7">
        <w:t>Mông</w:t>
      </w:r>
      <w:proofErr w:type="spellEnd"/>
      <w:r w:rsidR="00E004C7" w:rsidRPr="00E004C7">
        <w:t xml:space="preserve"> </w:t>
      </w:r>
      <w:proofErr w:type="spellStart"/>
      <w:r w:rsidR="00E004C7" w:rsidRPr="00E004C7">
        <w:t>tại</w:t>
      </w:r>
      <w:proofErr w:type="spellEnd"/>
      <w:r w:rsidR="00E004C7" w:rsidRPr="00E004C7">
        <w:t xml:space="preserve"> </w:t>
      </w:r>
      <w:proofErr w:type="spellStart"/>
      <w:r w:rsidR="00E004C7" w:rsidRPr="00E004C7">
        <w:t>Chương</w:t>
      </w:r>
      <w:proofErr w:type="spellEnd"/>
      <w:r w:rsidR="00E004C7" w:rsidRPr="00E004C7">
        <w:t xml:space="preserve"> Dương, </w:t>
      </w:r>
      <w:proofErr w:type="spellStart"/>
      <w:r w:rsidR="00E004C7" w:rsidRPr="00E004C7">
        <w:t>Hàm</w:t>
      </w:r>
      <w:proofErr w:type="spellEnd"/>
      <w:r w:rsidR="00E004C7" w:rsidRPr="00E004C7">
        <w:t xml:space="preserve"> </w:t>
      </w:r>
      <w:proofErr w:type="spellStart"/>
      <w:r w:rsidR="00E004C7" w:rsidRPr="00E004C7">
        <w:t>Tử</w:t>
      </w:r>
      <w:proofErr w:type="spellEnd"/>
      <w:r w:rsidR="00E004C7" w:rsidRPr="00E004C7">
        <w:t xml:space="preserve">, </w:t>
      </w:r>
      <w:proofErr w:type="spellStart"/>
      <w:r w:rsidR="00E004C7" w:rsidRPr="00E004C7">
        <w:t>Vạn</w:t>
      </w:r>
      <w:proofErr w:type="spellEnd"/>
      <w:r w:rsidR="00E004C7" w:rsidRPr="00E004C7">
        <w:t xml:space="preserve"> Kiếp, Bạch Đằng, </w:t>
      </w:r>
      <w:proofErr w:type="spellStart"/>
      <w:r w:rsidR="00E004C7" w:rsidRPr="00E004C7">
        <w:t>sau</w:t>
      </w:r>
      <w:proofErr w:type="spellEnd"/>
      <w:r w:rsidR="00E004C7" w:rsidRPr="00E004C7">
        <w:t xml:space="preserve"> </w:t>
      </w:r>
      <w:proofErr w:type="spellStart"/>
      <w:r w:rsidR="00E004C7" w:rsidRPr="00E004C7">
        <w:t>được</w:t>
      </w:r>
      <w:proofErr w:type="spellEnd"/>
      <w:r w:rsidR="00E004C7" w:rsidRPr="00E004C7">
        <w:t xml:space="preserve"> </w:t>
      </w:r>
      <w:proofErr w:type="spellStart"/>
      <w:r w:rsidR="00E004C7" w:rsidRPr="00E004C7">
        <w:t>thăng</w:t>
      </w:r>
      <w:proofErr w:type="spellEnd"/>
      <w:r w:rsidR="00E004C7" w:rsidRPr="00E004C7">
        <w:t xml:space="preserve"> </w:t>
      </w:r>
      <w:proofErr w:type="spellStart"/>
      <w:r w:rsidR="00E004C7" w:rsidRPr="00E004C7">
        <w:t>tới</w:t>
      </w:r>
      <w:proofErr w:type="spellEnd"/>
      <w:r w:rsidR="00E004C7" w:rsidRPr="00E004C7">
        <w:t xml:space="preserve"> </w:t>
      </w:r>
      <w:proofErr w:type="spellStart"/>
      <w:r w:rsidR="00E004C7" w:rsidRPr="00E004C7">
        <w:t>chức</w:t>
      </w:r>
      <w:proofErr w:type="spellEnd"/>
      <w:r w:rsidR="00E004C7" w:rsidRPr="00E004C7">
        <w:t xml:space="preserve"> </w:t>
      </w:r>
      <w:proofErr w:type="spellStart"/>
      <w:r w:rsidR="00E004C7" w:rsidRPr="00E004C7">
        <w:t>Điện</w:t>
      </w:r>
      <w:proofErr w:type="spellEnd"/>
      <w:r w:rsidR="00E004C7" w:rsidRPr="00E004C7">
        <w:t xml:space="preserve"> </w:t>
      </w:r>
      <w:proofErr w:type="spellStart"/>
      <w:r w:rsidR="00E004C7" w:rsidRPr="00E004C7">
        <w:t>Suý</w:t>
      </w:r>
      <w:proofErr w:type="spellEnd"/>
      <w:r w:rsidR="00E004C7" w:rsidRPr="00E004C7">
        <w:t xml:space="preserve"> </w:t>
      </w:r>
      <w:proofErr w:type="spellStart"/>
      <w:r w:rsidR="00E004C7" w:rsidRPr="00E004C7">
        <w:t>Thượng</w:t>
      </w:r>
      <w:proofErr w:type="spellEnd"/>
      <w:r w:rsidR="00E004C7" w:rsidRPr="00E004C7">
        <w:t xml:space="preserve"> </w:t>
      </w:r>
      <w:proofErr w:type="spellStart"/>
      <w:r w:rsidR="00E004C7" w:rsidRPr="00E004C7">
        <w:t>Tướng</w:t>
      </w:r>
      <w:proofErr w:type="spellEnd"/>
      <w:r w:rsidR="00E004C7" w:rsidRPr="00E004C7">
        <w:t xml:space="preserve"> Quân.</w:t>
      </w:r>
    </w:p>
    <w:p w14:paraId="5D6E3094" w14:textId="5AEC2CC4" w:rsidR="0028727E" w:rsidRPr="0028727E" w:rsidRDefault="00E004C7" w:rsidP="00AF1D4B">
      <w:pPr>
        <w:ind w:firstLine="720"/>
        <w:rPr>
          <w:lang w:val="vi-VN"/>
        </w:rPr>
      </w:pPr>
      <w:r w:rsidRPr="00E004C7">
        <w:t xml:space="preserve">Khi </w:t>
      </w:r>
      <w:proofErr w:type="spellStart"/>
      <w:r w:rsidRPr="00E004C7">
        <w:t>mất</w:t>
      </w:r>
      <w:proofErr w:type="spellEnd"/>
      <w:r w:rsidRPr="00E004C7">
        <w:t xml:space="preserve"> </w:t>
      </w:r>
      <w:proofErr w:type="spellStart"/>
      <w:r w:rsidRPr="00E004C7">
        <w:t>ông</w:t>
      </w:r>
      <w:proofErr w:type="spellEnd"/>
      <w:r w:rsidRPr="00E004C7">
        <w:t xml:space="preserve"> </w:t>
      </w:r>
      <w:proofErr w:type="spellStart"/>
      <w:r w:rsidRPr="00E004C7">
        <w:t>được</w:t>
      </w:r>
      <w:proofErr w:type="spellEnd"/>
      <w:r w:rsidRPr="00E004C7">
        <w:t xml:space="preserve"> </w:t>
      </w:r>
      <w:proofErr w:type="spellStart"/>
      <w:r w:rsidRPr="00E004C7">
        <w:t>phong</w:t>
      </w:r>
      <w:proofErr w:type="spellEnd"/>
      <w:r w:rsidRPr="00E004C7">
        <w:t xml:space="preserve"> "</w:t>
      </w:r>
      <w:proofErr w:type="spellStart"/>
      <w:r w:rsidRPr="00E004C7">
        <w:t>Thượng</w:t>
      </w:r>
      <w:proofErr w:type="spellEnd"/>
      <w:r w:rsidRPr="00E004C7">
        <w:t xml:space="preserve"> </w:t>
      </w:r>
      <w:proofErr w:type="spellStart"/>
      <w:r w:rsidRPr="00E004C7">
        <w:t>đẳng</w:t>
      </w:r>
      <w:proofErr w:type="spellEnd"/>
      <w:r w:rsidRPr="00E004C7">
        <w:t xml:space="preserve"> </w:t>
      </w:r>
      <w:proofErr w:type="spellStart"/>
      <w:r w:rsidRPr="00E004C7">
        <w:t>phúc</w:t>
      </w:r>
      <w:proofErr w:type="spellEnd"/>
      <w:r w:rsidRPr="00E004C7">
        <w:t xml:space="preserve"> </w:t>
      </w:r>
      <w:proofErr w:type="spellStart"/>
      <w:r w:rsidRPr="00E004C7">
        <w:t>thần</w:t>
      </w:r>
      <w:proofErr w:type="spellEnd"/>
      <w:r w:rsidRPr="00E004C7">
        <w:t xml:space="preserve">", </w:t>
      </w:r>
      <w:proofErr w:type="spellStart"/>
      <w:r w:rsidRPr="00E004C7">
        <w:t>dân</w:t>
      </w:r>
      <w:proofErr w:type="spellEnd"/>
      <w:r w:rsidRPr="00E004C7">
        <w:t xml:space="preserve"> </w:t>
      </w:r>
      <w:proofErr w:type="spellStart"/>
      <w:r w:rsidRPr="00E004C7">
        <w:t>tôn</w:t>
      </w:r>
      <w:proofErr w:type="spellEnd"/>
      <w:r w:rsidRPr="00E004C7">
        <w:t xml:space="preserve"> </w:t>
      </w:r>
      <w:proofErr w:type="spellStart"/>
      <w:r w:rsidRPr="00E004C7">
        <w:t>kính</w:t>
      </w:r>
      <w:proofErr w:type="spellEnd"/>
      <w:r w:rsidRPr="00E004C7">
        <w:t xml:space="preserve"> </w:t>
      </w:r>
      <w:proofErr w:type="spellStart"/>
      <w:r w:rsidRPr="00E004C7">
        <w:t>lập</w:t>
      </w:r>
      <w:proofErr w:type="spellEnd"/>
      <w:r w:rsidRPr="00E004C7">
        <w:t xml:space="preserve"> </w:t>
      </w:r>
      <w:proofErr w:type="spellStart"/>
      <w:r w:rsidRPr="00E004C7">
        <w:t>đền</w:t>
      </w:r>
      <w:proofErr w:type="spellEnd"/>
      <w:r w:rsidRPr="00E004C7">
        <w:t xml:space="preserve"> </w:t>
      </w:r>
      <w:proofErr w:type="spellStart"/>
      <w:r w:rsidRPr="00E004C7">
        <w:t>thờ</w:t>
      </w:r>
      <w:proofErr w:type="spellEnd"/>
      <w:r w:rsidRPr="00E004C7">
        <w:t xml:space="preserve"> ở </w:t>
      </w:r>
      <w:proofErr w:type="spellStart"/>
      <w:r w:rsidRPr="00E004C7">
        <w:t>quê</w:t>
      </w:r>
      <w:proofErr w:type="spellEnd"/>
      <w:r w:rsidRPr="00E004C7">
        <w:t xml:space="preserve"> </w:t>
      </w:r>
      <w:proofErr w:type="spellStart"/>
      <w:r w:rsidRPr="00E004C7">
        <w:t>nhà</w:t>
      </w:r>
      <w:proofErr w:type="spellEnd"/>
      <w:r w:rsidRPr="00E004C7">
        <w:t xml:space="preserve"> </w:t>
      </w:r>
      <w:proofErr w:type="spellStart"/>
      <w:r w:rsidRPr="00E004C7">
        <w:t>Phù</w:t>
      </w:r>
      <w:proofErr w:type="spellEnd"/>
      <w:r w:rsidRPr="00E004C7">
        <w:t xml:space="preserve"> </w:t>
      </w:r>
      <w:proofErr w:type="spellStart"/>
      <w:r w:rsidR="0028727E">
        <w:t>Ủng</w:t>
      </w:r>
      <w:proofErr w:type="spellEnd"/>
      <w:r w:rsidR="0028727E">
        <w:rPr>
          <w:lang w:val="vi-VN"/>
        </w:rPr>
        <w:t xml:space="preserve">, nơi đây </w:t>
      </w:r>
      <w:proofErr w:type="spellStart"/>
      <w:r w:rsidR="0028727E" w:rsidRPr="0028727E">
        <w:t>còn</w:t>
      </w:r>
      <w:proofErr w:type="spellEnd"/>
      <w:r w:rsidR="0028727E" w:rsidRPr="0028727E">
        <w:t xml:space="preserve"> </w:t>
      </w:r>
      <w:proofErr w:type="spellStart"/>
      <w:r w:rsidR="0028727E" w:rsidRPr="0028727E">
        <w:t>khắc</w:t>
      </w:r>
      <w:proofErr w:type="spellEnd"/>
      <w:r w:rsidR="0028727E" w:rsidRPr="0028727E">
        <w:t xml:space="preserve"> </w:t>
      </w:r>
      <w:proofErr w:type="spellStart"/>
      <w:r w:rsidR="0028727E" w:rsidRPr="0028727E">
        <w:t>đôi</w:t>
      </w:r>
      <w:proofErr w:type="spellEnd"/>
      <w:r w:rsidR="0028727E" w:rsidRPr="0028727E">
        <w:t xml:space="preserve"> </w:t>
      </w:r>
      <w:proofErr w:type="spellStart"/>
      <w:r w:rsidR="0028727E" w:rsidRPr="0028727E">
        <w:t>câu</w:t>
      </w:r>
      <w:proofErr w:type="spellEnd"/>
      <w:r w:rsidR="0028727E" w:rsidRPr="0028727E">
        <w:t xml:space="preserve"> </w:t>
      </w:r>
      <w:proofErr w:type="spellStart"/>
      <w:r w:rsidR="0028727E" w:rsidRPr="0028727E">
        <w:t>đối</w:t>
      </w:r>
      <w:proofErr w:type="spellEnd"/>
      <w:r w:rsidR="0028727E" w:rsidRPr="0028727E">
        <w:t xml:space="preserve"> </w:t>
      </w:r>
      <w:proofErr w:type="spellStart"/>
      <w:r w:rsidR="0028727E" w:rsidRPr="0028727E">
        <w:t>cổ</w:t>
      </w:r>
      <w:proofErr w:type="spellEnd"/>
      <w:r w:rsidR="0028727E" w:rsidRPr="0028727E">
        <w:t xml:space="preserve"> ca </w:t>
      </w:r>
      <w:proofErr w:type="spellStart"/>
      <w:r w:rsidR="0028727E" w:rsidRPr="0028727E">
        <w:t>ngợi</w:t>
      </w:r>
      <w:proofErr w:type="spellEnd"/>
      <w:r w:rsidR="0028727E" w:rsidRPr="0028727E">
        <w:t xml:space="preserve"> </w:t>
      </w:r>
      <w:proofErr w:type="spellStart"/>
      <w:r w:rsidR="0028727E" w:rsidRPr="0028727E">
        <w:t>tài</w:t>
      </w:r>
      <w:proofErr w:type="spellEnd"/>
      <w:r w:rsidR="0028727E" w:rsidRPr="0028727E">
        <w:t xml:space="preserve"> </w:t>
      </w:r>
      <w:proofErr w:type="spellStart"/>
      <w:r w:rsidR="0028727E" w:rsidRPr="0028727E">
        <w:t>đức</w:t>
      </w:r>
      <w:proofErr w:type="spellEnd"/>
      <w:r w:rsidR="0028727E" w:rsidRPr="0028727E">
        <w:t xml:space="preserve"> </w:t>
      </w:r>
      <w:proofErr w:type="spellStart"/>
      <w:r w:rsidR="0028727E" w:rsidRPr="0028727E">
        <w:t>và</w:t>
      </w:r>
      <w:proofErr w:type="spellEnd"/>
      <w:r w:rsidR="0028727E" w:rsidRPr="0028727E">
        <w:t xml:space="preserve"> </w:t>
      </w:r>
      <w:proofErr w:type="spellStart"/>
      <w:r w:rsidR="0028727E" w:rsidRPr="0028727E">
        <w:t>sự</w:t>
      </w:r>
      <w:proofErr w:type="spellEnd"/>
      <w:r w:rsidR="0028727E" w:rsidRPr="0028727E">
        <w:t xml:space="preserve"> </w:t>
      </w:r>
      <w:proofErr w:type="spellStart"/>
      <w:r w:rsidR="0028727E" w:rsidRPr="0028727E">
        <w:t>nghiệp</w:t>
      </w:r>
      <w:proofErr w:type="spellEnd"/>
      <w:r w:rsidR="0028727E" w:rsidRPr="0028727E">
        <w:t xml:space="preserve"> </w:t>
      </w:r>
      <w:proofErr w:type="spellStart"/>
      <w:r w:rsidR="0028727E" w:rsidRPr="0028727E">
        <w:t>kỳ</w:t>
      </w:r>
      <w:proofErr w:type="spellEnd"/>
      <w:r w:rsidR="0028727E" w:rsidRPr="0028727E">
        <w:t xml:space="preserve"> </w:t>
      </w:r>
      <w:proofErr w:type="spellStart"/>
      <w:r w:rsidR="0028727E" w:rsidRPr="0028727E">
        <w:t>vĩ</w:t>
      </w:r>
      <w:proofErr w:type="spellEnd"/>
      <w:r w:rsidR="0028727E" w:rsidRPr="0028727E">
        <w:t xml:space="preserve"> </w:t>
      </w:r>
      <w:proofErr w:type="spellStart"/>
      <w:r w:rsidR="0028727E" w:rsidRPr="0028727E">
        <w:t>của</w:t>
      </w:r>
      <w:proofErr w:type="spellEnd"/>
      <w:r w:rsidR="0028727E" w:rsidRPr="0028727E">
        <w:t xml:space="preserve"> </w:t>
      </w:r>
      <w:proofErr w:type="spellStart"/>
      <w:r w:rsidR="0028727E" w:rsidRPr="0028727E">
        <w:t>ông</w:t>
      </w:r>
      <w:proofErr w:type="spellEnd"/>
      <w:r w:rsidR="0028727E" w:rsidRPr="0028727E">
        <w:t>:</w:t>
      </w:r>
    </w:p>
    <w:p w14:paraId="674A9559" w14:textId="77777777" w:rsidR="0028727E" w:rsidRPr="0028727E" w:rsidRDefault="0028727E" w:rsidP="00AF1D4B">
      <w:pPr>
        <w:ind w:firstLine="720"/>
      </w:pPr>
      <w:r w:rsidRPr="0028727E">
        <w:rPr>
          <w:i/>
          <w:iCs/>
        </w:rPr>
        <w:t xml:space="preserve">Văn </w:t>
      </w:r>
      <w:proofErr w:type="spellStart"/>
      <w:r w:rsidRPr="0028727E">
        <w:rPr>
          <w:i/>
          <w:iCs/>
        </w:rPr>
        <w:t>thi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thao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lược</w:t>
      </w:r>
      <w:proofErr w:type="spellEnd"/>
      <w:r w:rsidRPr="0028727E">
        <w:rPr>
          <w:i/>
          <w:iCs/>
        </w:rPr>
        <w:t xml:space="preserve">, </w:t>
      </w:r>
      <w:proofErr w:type="spellStart"/>
      <w:r w:rsidRPr="0028727E">
        <w:rPr>
          <w:i/>
          <w:iCs/>
        </w:rPr>
        <w:t>thiên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cổ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tịnh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hiền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hào</w:t>
      </w:r>
      <w:proofErr w:type="spellEnd"/>
      <w:r w:rsidRPr="0028727E">
        <w:rPr>
          <w:i/>
          <w:iCs/>
        </w:rPr>
        <w:t xml:space="preserve">, </w:t>
      </w:r>
      <w:proofErr w:type="spellStart"/>
      <w:r w:rsidRPr="0028727E">
        <w:rPr>
          <w:i/>
          <w:iCs/>
        </w:rPr>
        <w:t>dược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thạch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minh</w:t>
      </w:r>
      <w:proofErr w:type="spellEnd"/>
      <w:r w:rsidRPr="0028727E">
        <w:rPr>
          <w:i/>
          <w:iCs/>
        </w:rPr>
        <w:t xml:space="preserve"> bi, </w:t>
      </w:r>
      <w:proofErr w:type="spellStart"/>
      <w:r w:rsidRPr="0028727E">
        <w:rPr>
          <w:i/>
          <w:iCs/>
        </w:rPr>
        <w:t>hải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hồ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vịnh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sử</w:t>
      </w:r>
      <w:proofErr w:type="spellEnd"/>
      <w:r w:rsidRPr="0028727E">
        <w:rPr>
          <w:i/>
          <w:iCs/>
        </w:rPr>
        <w:t>.</w:t>
      </w:r>
    </w:p>
    <w:p w14:paraId="27CBF2E8" w14:textId="77777777" w:rsidR="00AF1D4B" w:rsidRDefault="0028727E" w:rsidP="00AF1D4B">
      <w:pPr>
        <w:ind w:left="720"/>
        <w:rPr>
          <w:i/>
          <w:iCs/>
          <w:lang w:val="vi-VN"/>
        </w:rPr>
      </w:pPr>
      <w:proofErr w:type="spellStart"/>
      <w:r w:rsidRPr="0028727E">
        <w:rPr>
          <w:i/>
          <w:iCs/>
        </w:rPr>
        <w:t>Mông</w:t>
      </w:r>
      <w:proofErr w:type="spellEnd"/>
      <w:r w:rsidRPr="0028727E">
        <w:rPr>
          <w:i/>
          <w:iCs/>
        </w:rPr>
        <w:t xml:space="preserve"> - </w:t>
      </w:r>
      <w:proofErr w:type="spellStart"/>
      <w:r w:rsidRPr="0028727E">
        <w:rPr>
          <w:i/>
          <w:iCs/>
        </w:rPr>
        <w:t>Thát</w:t>
      </w:r>
      <w:proofErr w:type="spellEnd"/>
      <w:r w:rsidRPr="0028727E">
        <w:rPr>
          <w:i/>
          <w:iCs/>
        </w:rPr>
        <w:t xml:space="preserve">, </w:t>
      </w:r>
      <w:proofErr w:type="spellStart"/>
      <w:r w:rsidRPr="0028727E">
        <w:rPr>
          <w:i/>
          <w:iCs/>
        </w:rPr>
        <w:t>Chiêm</w:t>
      </w:r>
      <w:proofErr w:type="spellEnd"/>
      <w:r w:rsidRPr="0028727E">
        <w:rPr>
          <w:i/>
          <w:iCs/>
        </w:rPr>
        <w:t xml:space="preserve"> - Lao, </w:t>
      </w:r>
      <w:proofErr w:type="spellStart"/>
      <w:r w:rsidRPr="0028727E">
        <w:rPr>
          <w:i/>
          <w:iCs/>
        </w:rPr>
        <w:t>nhất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thời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giai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úy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phục</w:t>
      </w:r>
      <w:proofErr w:type="spellEnd"/>
      <w:r w:rsidRPr="0028727E">
        <w:rPr>
          <w:i/>
          <w:iCs/>
        </w:rPr>
        <w:t xml:space="preserve">, </w:t>
      </w:r>
      <w:proofErr w:type="spellStart"/>
      <w:r w:rsidRPr="0028727E">
        <w:rPr>
          <w:i/>
          <w:iCs/>
        </w:rPr>
        <w:t>Trần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triều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kỷ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tích</w:t>
      </w:r>
      <w:proofErr w:type="spellEnd"/>
      <w:r w:rsidRPr="0028727E">
        <w:rPr>
          <w:i/>
          <w:iCs/>
        </w:rPr>
        <w:t xml:space="preserve">, Việt </w:t>
      </w:r>
      <w:proofErr w:type="spellStart"/>
      <w:r w:rsidRPr="0028727E">
        <w:rPr>
          <w:i/>
          <w:iCs/>
        </w:rPr>
        <w:t>quốc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lưu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danh</w:t>
      </w:r>
      <w:proofErr w:type="spellEnd"/>
      <w:r w:rsidRPr="0028727E">
        <w:rPr>
          <w:i/>
          <w:iCs/>
        </w:rPr>
        <w:t>.</w:t>
      </w:r>
    </w:p>
    <w:p w14:paraId="30711B2B" w14:textId="14EECA1A" w:rsidR="0028727E" w:rsidRPr="0028727E" w:rsidRDefault="0028727E" w:rsidP="00AF1D4B">
      <w:pPr>
        <w:rPr>
          <w:i/>
          <w:iCs/>
        </w:rPr>
      </w:pPr>
      <w:proofErr w:type="spellStart"/>
      <w:r w:rsidRPr="0028727E">
        <w:t>Dịch</w:t>
      </w:r>
      <w:proofErr w:type="spellEnd"/>
      <w:r w:rsidRPr="0028727E">
        <w:t xml:space="preserve"> </w:t>
      </w:r>
      <w:proofErr w:type="spellStart"/>
      <w:r w:rsidRPr="0028727E">
        <w:t>nghĩa</w:t>
      </w:r>
      <w:proofErr w:type="spellEnd"/>
      <w:r w:rsidRPr="0028727E">
        <w:t>:</w:t>
      </w:r>
    </w:p>
    <w:p w14:paraId="7E2C0A1F" w14:textId="77777777" w:rsidR="0028727E" w:rsidRPr="0028727E" w:rsidRDefault="0028727E" w:rsidP="00AF1D4B">
      <w:pPr>
        <w:ind w:firstLine="720"/>
      </w:pPr>
      <w:r w:rsidRPr="0028727E">
        <w:rPr>
          <w:i/>
          <w:iCs/>
        </w:rPr>
        <w:t xml:space="preserve">Văn </w:t>
      </w:r>
      <w:proofErr w:type="spellStart"/>
      <w:r w:rsidRPr="0028727E">
        <w:rPr>
          <w:i/>
          <w:iCs/>
        </w:rPr>
        <w:t>thơ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thao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lược</w:t>
      </w:r>
      <w:proofErr w:type="spellEnd"/>
      <w:r w:rsidRPr="0028727E">
        <w:rPr>
          <w:i/>
          <w:iCs/>
        </w:rPr>
        <w:t xml:space="preserve">, </w:t>
      </w:r>
      <w:proofErr w:type="spellStart"/>
      <w:r w:rsidRPr="0028727E">
        <w:rPr>
          <w:i/>
          <w:iCs/>
        </w:rPr>
        <w:t>muôn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thuở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ngợi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hùng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tài</w:t>
      </w:r>
      <w:proofErr w:type="spellEnd"/>
      <w:r w:rsidRPr="0028727E">
        <w:rPr>
          <w:i/>
          <w:iCs/>
        </w:rPr>
        <w:t xml:space="preserve">, </w:t>
      </w:r>
      <w:proofErr w:type="spellStart"/>
      <w:r w:rsidRPr="0028727E">
        <w:rPr>
          <w:i/>
          <w:iCs/>
        </w:rPr>
        <w:t>lời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răn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khắc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đá</w:t>
      </w:r>
      <w:proofErr w:type="spellEnd"/>
      <w:r w:rsidRPr="0028727E">
        <w:rPr>
          <w:i/>
          <w:iCs/>
        </w:rPr>
        <w:t xml:space="preserve">, </w:t>
      </w:r>
      <w:proofErr w:type="spellStart"/>
      <w:r w:rsidRPr="0028727E">
        <w:rPr>
          <w:i/>
          <w:iCs/>
        </w:rPr>
        <w:t>biển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sông</w:t>
      </w:r>
      <w:proofErr w:type="spellEnd"/>
      <w:r w:rsidRPr="0028727E">
        <w:rPr>
          <w:i/>
          <w:iCs/>
        </w:rPr>
        <w:t xml:space="preserve"> ca </w:t>
      </w:r>
      <w:proofErr w:type="spellStart"/>
      <w:r w:rsidRPr="0028727E">
        <w:rPr>
          <w:i/>
          <w:iCs/>
        </w:rPr>
        <w:t>vịnh</w:t>
      </w:r>
      <w:proofErr w:type="spellEnd"/>
      <w:r w:rsidRPr="0028727E">
        <w:rPr>
          <w:i/>
          <w:iCs/>
        </w:rPr>
        <w:t>.</w:t>
      </w:r>
    </w:p>
    <w:p w14:paraId="37229A80" w14:textId="77777777" w:rsidR="00AF1D4B" w:rsidRDefault="0028727E" w:rsidP="00AF1D4B">
      <w:pPr>
        <w:ind w:left="720"/>
        <w:rPr>
          <w:lang w:val="vi-VN"/>
        </w:rPr>
      </w:pPr>
      <w:r w:rsidRPr="0028727E">
        <w:rPr>
          <w:i/>
          <w:iCs/>
        </w:rPr>
        <w:t xml:space="preserve">Nguyên - </w:t>
      </w:r>
      <w:proofErr w:type="spellStart"/>
      <w:r w:rsidRPr="0028727E">
        <w:rPr>
          <w:i/>
          <w:iCs/>
        </w:rPr>
        <w:t>Mông</w:t>
      </w:r>
      <w:proofErr w:type="spellEnd"/>
      <w:r w:rsidRPr="0028727E">
        <w:rPr>
          <w:i/>
          <w:iCs/>
        </w:rPr>
        <w:t xml:space="preserve">, </w:t>
      </w:r>
      <w:proofErr w:type="spellStart"/>
      <w:r w:rsidRPr="0028727E">
        <w:rPr>
          <w:i/>
          <w:iCs/>
        </w:rPr>
        <w:t>Chiêm</w:t>
      </w:r>
      <w:proofErr w:type="spellEnd"/>
      <w:r w:rsidRPr="0028727E">
        <w:rPr>
          <w:i/>
          <w:iCs/>
        </w:rPr>
        <w:t xml:space="preserve"> - </w:t>
      </w:r>
      <w:proofErr w:type="spellStart"/>
      <w:r w:rsidRPr="0028727E">
        <w:rPr>
          <w:i/>
          <w:iCs/>
        </w:rPr>
        <w:t>Lào</w:t>
      </w:r>
      <w:proofErr w:type="spellEnd"/>
      <w:r w:rsidRPr="0028727E">
        <w:rPr>
          <w:i/>
          <w:iCs/>
        </w:rPr>
        <w:t xml:space="preserve">, </w:t>
      </w:r>
      <w:proofErr w:type="spellStart"/>
      <w:r w:rsidRPr="0028727E">
        <w:rPr>
          <w:i/>
          <w:iCs/>
        </w:rPr>
        <w:t>một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thời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đều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úy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phục</w:t>
      </w:r>
      <w:proofErr w:type="spellEnd"/>
      <w:r w:rsidRPr="0028727E">
        <w:rPr>
          <w:i/>
          <w:iCs/>
        </w:rPr>
        <w:t xml:space="preserve">, </w:t>
      </w:r>
      <w:proofErr w:type="spellStart"/>
      <w:r w:rsidRPr="0028727E">
        <w:rPr>
          <w:i/>
          <w:iCs/>
        </w:rPr>
        <w:t>triều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Trần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ghi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công</w:t>
      </w:r>
      <w:proofErr w:type="spellEnd"/>
      <w:r w:rsidRPr="0028727E">
        <w:rPr>
          <w:i/>
          <w:iCs/>
        </w:rPr>
        <w:t xml:space="preserve">, </w:t>
      </w:r>
      <w:proofErr w:type="spellStart"/>
      <w:r w:rsidRPr="0028727E">
        <w:rPr>
          <w:i/>
          <w:iCs/>
        </w:rPr>
        <w:t>sử</w:t>
      </w:r>
      <w:proofErr w:type="spellEnd"/>
      <w:r w:rsidRPr="0028727E">
        <w:rPr>
          <w:i/>
          <w:iCs/>
        </w:rPr>
        <w:t xml:space="preserve"> Việt </w:t>
      </w:r>
      <w:proofErr w:type="spellStart"/>
      <w:r w:rsidRPr="0028727E">
        <w:rPr>
          <w:i/>
          <w:iCs/>
        </w:rPr>
        <w:t>lưu</w:t>
      </w:r>
      <w:proofErr w:type="spellEnd"/>
      <w:r w:rsidRPr="0028727E">
        <w:rPr>
          <w:i/>
          <w:iCs/>
        </w:rPr>
        <w:t xml:space="preserve"> </w:t>
      </w:r>
      <w:proofErr w:type="spellStart"/>
      <w:r w:rsidRPr="0028727E">
        <w:rPr>
          <w:i/>
          <w:iCs/>
        </w:rPr>
        <w:t>danh.</w:t>
      </w:r>
      <w:proofErr w:type="spellEnd"/>
    </w:p>
    <w:p w14:paraId="4B808451" w14:textId="5E1718E3" w:rsidR="00E004C7" w:rsidRPr="00E004C7" w:rsidRDefault="00E004C7" w:rsidP="00AF1D4B">
      <w:pPr>
        <w:rPr>
          <w:i/>
          <w:iCs/>
        </w:rPr>
      </w:pPr>
      <w:r w:rsidRPr="00E004C7">
        <w:t xml:space="preserve">Đức Thánh Phạm </w:t>
      </w:r>
      <w:proofErr w:type="spellStart"/>
      <w:r w:rsidRPr="00E004C7">
        <w:t>về</w:t>
      </w:r>
      <w:proofErr w:type="spellEnd"/>
      <w:r w:rsidRPr="00E004C7">
        <w:t xml:space="preserve"> </w:t>
      </w:r>
      <w:proofErr w:type="spellStart"/>
      <w:r w:rsidRPr="00E004C7">
        <w:t>ngự</w:t>
      </w:r>
      <w:proofErr w:type="spellEnd"/>
      <w:r w:rsidRPr="00E004C7">
        <w:t xml:space="preserve"> </w:t>
      </w:r>
      <w:proofErr w:type="spellStart"/>
      <w:r w:rsidRPr="00E004C7">
        <w:t>đồng</w:t>
      </w:r>
      <w:proofErr w:type="spellEnd"/>
      <w:r w:rsidRPr="00E004C7">
        <w:t xml:space="preserve"> </w:t>
      </w:r>
      <w:proofErr w:type="spellStart"/>
      <w:r w:rsidRPr="00E004C7">
        <w:t>mặc</w:t>
      </w:r>
      <w:proofErr w:type="spellEnd"/>
      <w:r w:rsidRPr="00E004C7">
        <w:t xml:space="preserve"> </w:t>
      </w:r>
      <w:proofErr w:type="spellStart"/>
      <w:r w:rsidRPr="00E004C7">
        <w:t>áo</w:t>
      </w:r>
      <w:proofErr w:type="spellEnd"/>
      <w:r w:rsidRPr="00E004C7">
        <w:t xml:space="preserve"> </w:t>
      </w:r>
      <w:proofErr w:type="spellStart"/>
      <w:r w:rsidRPr="00E004C7">
        <w:t>đỏ</w:t>
      </w:r>
      <w:proofErr w:type="spellEnd"/>
      <w:r w:rsidRPr="00E004C7">
        <w:t xml:space="preserve">, </w:t>
      </w:r>
      <w:proofErr w:type="spellStart"/>
      <w:r w:rsidRPr="00E004C7">
        <w:t>múa</w:t>
      </w:r>
      <w:proofErr w:type="spellEnd"/>
      <w:r w:rsidRPr="00E004C7">
        <w:t xml:space="preserve"> </w:t>
      </w:r>
      <w:proofErr w:type="spellStart"/>
      <w:r w:rsidRPr="00E004C7">
        <w:t>chấp</w:t>
      </w:r>
      <w:proofErr w:type="spellEnd"/>
      <w:r w:rsidRPr="00E004C7">
        <w:t xml:space="preserve"> </w:t>
      </w:r>
      <w:proofErr w:type="spellStart"/>
      <w:r w:rsidRPr="00E004C7">
        <w:t>kích</w:t>
      </w:r>
      <w:proofErr w:type="spellEnd"/>
      <w:r w:rsidRPr="00E004C7">
        <w:t xml:space="preserve">, </w:t>
      </w:r>
      <w:proofErr w:type="spellStart"/>
      <w:r w:rsidRPr="00E004C7">
        <w:t>giáo</w:t>
      </w:r>
      <w:proofErr w:type="spellEnd"/>
      <w:r w:rsidRPr="00E004C7">
        <w:t xml:space="preserve"> </w:t>
      </w:r>
      <w:proofErr w:type="spellStart"/>
      <w:r w:rsidRPr="00E004C7">
        <w:t>xuyên</w:t>
      </w:r>
      <w:proofErr w:type="spellEnd"/>
      <w:r w:rsidRPr="00E004C7">
        <w:t xml:space="preserve"> </w:t>
      </w:r>
      <w:proofErr w:type="spellStart"/>
      <w:r w:rsidRPr="00E004C7">
        <w:t>vào</w:t>
      </w:r>
      <w:proofErr w:type="spellEnd"/>
      <w:r w:rsidRPr="00E004C7">
        <w:t xml:space="preserve"> </w:t>
      </w:r>
      <w:proofErr w:type="spellStart"/>
      <w:r w:rsidRPr="00E004C7">
        <w:t>đùi</w:t>
      </w:r>
      <w:proofErr w:type="spellEnd"/>
      <w:r w:rsidRPr="00E004C7">
        <w:t xml:space="preserve"> </w:t>
      </w:r>
      <w:proofErr w:type="spellStart"/>
      <w:r w:rsidRPr="00E004C7">
        <w:t>hoặc</w:t>
      </w:r>
      <w:proofErr w:type="spellEnd"/>
      <w:r w:rsidR="00AF1D4B">
        <w:rPr>
          <w:lang w:val="vi-VN"/>
        </w:rPr>
        <w:t xml:space="preserve"> </w:t>
      </w:r>
      <w:proofErr w:type="spellStart"/>
      <w:r w:rsidRPr="00E004C7">
        <w:t>thanh</w:t>
      </w:r>
      <w:proofErr w:type="spellEnd"/>
      <w:r w:rsidRPr="00E004C7">
        <w:t xml:space="preserve"> long </w:t>
      </w:r>
      <w:proofErr w:type="spellStart"/>
      <w:r w:rsidRPr="00E004C7">
        <w:t>đao</w:t>
      </w:r>
      <w:proofErr w:type="spellEnd"/>
      <w:r w:rsidRPr="00E004C7">
        <w:t xml:space="preserve">. </w:t>
      </w:r>
      <w:proofErr w:type="spellStart"/>
      <w:r w:rsidRPr="00E004C7">
        <w:t>Ngài</w:t>
      </w:r>
      <w:proofErr w:type="spellEnd"/>
      <w:r w:rsidRPr="00E004C7">
        <w:t xml:space="preserve"> </w:t>
      </w:r>
      <w:proofErr w:type="spellStart"/>
      <w:r w:rsidRPr="00E004C7">
        <w:t>thường</w:t>
      </w:r>
      <w:proofErr w:type="spellEnd"/>
      <w:r w:rsidRPr="00E004C7">
        <w:t xml:space="preserve"> </w:t>
      </w:r>
      <w:proofErr w:type="spellStart"/>
      <w:r w:rsidRPr="00E004C7">
        <w:t>về</w:t>
      </w:r>
      <w:proofErr w:type="spellEnd"/>
      <w:r w:rsidRPr="00E004C7">
        <w:t xml:space="preserve"> </w:t>
      </w:r>
      <w:proofErr w:type="spellStart"/>
      <w:r w:rsidRPr="00E004C7">
        <w:t>ngự</w:t>
      </w:r>
      <w:proofErr w:type="spellEnd"/>
      <w:r w:rsidRPr="00E004C7">
        <w:t xml:space="preserve"> </w:t>
      </w:r>
      <w:proofErr w:type="spellStart"/>
      <w:r w:rsidRPr="00E004C7">
        <w:t>cuối</w:t>
      </w:r>
      <w:proofErr w:type="spellEnd"/>
      <w:r w:rsidRPr="00E004C7">
        <w:t xml:space="preserve"> </w:t>
      </w:r>
      <w:proofErr w:type="spellStart"/>
      <w:r w:rsidRPr="00E004C7">
        <w:t>buổi</w:t>
      </w:r>
      <w:proofErr w:type="spellEnd"/>
      <w:r w:rsidRPr="00E004C7">
        <w:t xml:space="preserve"> </w:t>
      </w:r>
      <w:proofErr w:type="spellStart"/>
      <w:r w:rsidRPr="00E004C7">
        <w:t>chầu</w:t>
      </w:r>
      <w:proofErr w:type="spellEnd"/>
      <w:r w:rsidRPr="00E004C7">
        <w:t xml:space="preserve"> </w:t>
      </w:r>
      <w:proofErr w:type="spellStart"/>
      <w:r w:rsidRPr="00E004C7">
        <w:t>để</w:t>
      </w:r>
      <w:proofErr w:type="spellEnd"/>
      <w:r w:rsidRPr="00E004C7">
        <w:t xml:space="preserve"> </w:t>
      </w:r>
      <w:proofErr w:type="spellStart"/>
      <w:r w:rsidRPr="00E004C7">
        <w:t>tiễn</w:t>
      </w:r>
      <w:proofErr w:type="spellEnd"/>
      <w:r w:rsidRPr="00E004C7">
        <w:t xml:space="preserve"> </w:t>
      </w:r>
      <w:proofErr w:type="spellStart"/>
      <w:r w:rsidRPr="00E004C7">
        <w:t>đàn</w:t>
      </w:r>
      <w:proofErr w:type="spellEnd"/>
      <w:r w:rsidRPr="00E004C7">
        <w:t xml:space="preserve"> Trần Triều.</w:t>
      </w:r>
    </w:p>
    <w:p w14:paraId="05F56AE7" w14:textId="14FD6384" w:rsidR="00DE1319" w:rsidRDefault="000C092E">
      <w:hyperlink r:id="rId4" w:history="1">
        <w:r w:rsidRPr="000C092E">
          <w:rPr>
            <w:rStyle w:val="Hyperlink"/>
          </w:rPr>
          <w:t xml:space="preserve">Giai </w:t>
        </w:r>
        <w:proofErr w:type="spellStart"/>
        <w:r w:rsidRPr="000C092E">
          <w:rPr>
            <w:rStyle w:val="Hyperlink"/>
          </w:rPr>
          <w:t>thoại</w:t>
        </w:r>
        <w:proofErr w:type="spellEnd"/>
        <w:r w:rsidRPr="000C092E">
          <w:rPr>
            <w:rStyle w:val="Hyperlink"/>
          </w:rPr>
          <w:t xml:space="preserve"> Phạm </w:t>
        </w:r>
        <w:proofErr w:type="spellStart"/>
        <w:r w:rsidRPr="000C092E">
          <w:rPr>
            <w:rStyle w:val="Hyperlink"/>
          </w:rPr>
          <w:t>Ngũ</w:t>
        </w:r>
        <w:proofErr w:type="spellEnd"/>
        <w:r w:rsidRPr="000C092E">
          <w:rPr>
            <w:rStyle w:val="Hyperlink"/>
          </w:rPr>
          <w:t xml:space="preserve"> </w:t>
        </w:r>
        <w:proofErr w:type="spellStart"/>
        <w:r w:rsidRPr="000C092E">
          <w:rPr>
            <w:rStyle w:val="Hyperlink"/>
          </w:rPr>
          <w:t>Lão</w:t>
        </w:r>
        <w:proofErr w:type="spellEnd"/>
        <w:r w:rsidRPr="000C092E">
          <w:rPr>
            <w:rStyle w:val="Hyperlink"/>
          </w:rPr>
          <w:t xml:space="preserve"> - Đức </w:t>
        </w:r>
        <w:proofErr w:type="spellStart"/>
        <w:r w:rsidRPr="000C092E">
          <w:rPr>
            <w:rStyle w:val="Hyperlink"/>
          </w:rPr>
          <w:t>thánh</w:t>
        </w:r>
        <w:proofErr w:type="spellEnd"/>
        <w:r w:rsidRPr="000C092E">
          <w:rPr>
            <w:rStyle w:val="Hyperlink"/>
          </w:rPr>
          <w:t xml:space="preserve"> Phạm - </w:t>
        </w:r>
        <w:proofErr w:type="spellStart"/>
        <w:r w:rsidRPr="000C092E">
          <w:rPr>
            <w:rStyle w:val="Hyperlink"/>
          </w:rPr>
          <w:t>Truyền</w:t>
        </w:r>
        <w:proofErr w:type="spellEnd"/>
        <w:r w:rsidRPr="000C092E">
          <w:rPr>
            <w:rStyle w:val="Hyperlink"/>
          </w:rPr>
          <w:t xml:space="preserve"> </w:t>
        </w:r>
        <w:proofErr w:type="spellStart"/>
        <w:r w:rsidRPr="000C092E">
          <w:rPr>
            <w:rStyle w:val="Hyperlink"/>
          </w:rPr>
          <w:t>thuyết</w:t>
        </w:r>
        <w:proofErr w:type="spellEnd"/>
        <w:r w:rsidRPr="000C092E">
          <w:rPr>
            <w:rStyle w:val="Hyperlink"/>
          </w:rPr>
          <w:t xml:space="preserve"> Việt Nam</w:t>
        </w:r>
      </w:hyperlink>
    </w:p>
    <w:sectPr w:rsidR="00DE13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C7"/>
    <w:rsid w:val="000C092E"/>
    <w:rsid w:val="001C5BB4"/>
    <w:rsid w:val="0028727E"/>
    <w:rsid w:val="002F20CB"/>
    <w:rsid w:val="00333F3E"/>
    <w:rsid w:val="00595562"/>
    <w:rsid w:val="00671086"/>
    <w:rsid w:val="006E1B23"/>
    <w:rsid w:val="00824037"/>
    <w:rsid w:val="00936A62"/>
    <w:rsid w:val="00AF1D4B"/>
    <w:rsid w:val="00DE1319"/>
    <w:rsid w:val="00E004C7"/>
    <w:rsid w:val="00E51AFF"/>
    <w:rsid w:val="00F9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63942"/>
  <w15:chartTrackingRefBased/>
  <w15:docId w15:val="{0AB4FB2F-EF1B-4B21-A692-7D8220A2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4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4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4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4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4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4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4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4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4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4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4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4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4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4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4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4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4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4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uyenxuatichcu.com/truyen-thuyet-viet-nam/giai-thoai-pham-ngu-lao-duc-thanh-pha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Thị Trúc Ly</dc:creator>
  <cp:keywords/>
  <dc:description/>
  <cp:lastModifiedBy>Văn Thị Trúc Ly</cp:lastModifiedBy>
  <cp:revision>4</cp:revision>
  <dcterms:created xsi:type="dcterms:W3CDTF">2026-03-18T08:12:00Z</dcterms:created>
  <dcterms:modified xsi:type="dcterms:W3CDTF">2026-03-18T08:32:00Z</dcterms:modified>
</cp:coreProperties>
</file>